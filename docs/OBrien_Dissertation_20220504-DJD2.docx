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28F4E" w14:textId="55787032" w:rsidR="00A13FDA" w:rsidRDefault="00226F8E" w:rsidP="00226F8E">
      <w:pPr>
        <w:pStyle w:val="DissertationOpenning"/>
      </w:pPr>
      <w:r w:rsidRPr="00226F8E">
        <w:t>THE IMPACTS OF AIRBORNE CLOUD MICROPHSYICAL INSTRUMENTATION MOUNTING LOCATION ON MEASUREMENTS MADE DURING THE OBSERVATIONS OF AEROSOLS AND CLOUDS AND THEIR INTERACTIONS (ORACLES) PROJECT</w:t>
      </w:r>
    </w:p>
    <w:p w14:paraId="08751618" w14:textId="0EDD47BA" w:rsidR="00226F8E" w:rsidRDefault="00226F8E" w:rsidP="00226F8E">
      <w:pPr>
        <w:pStyle w:val="DissertationOpenning"/>
      </w:pPr>
    </w:p>
    <w:p w14:paraId="5A15561A" w14:textId="11DB7240" w:rsidR="00226F8E" w:rsidRDefault="00226F8E" w:rsidP="00226F8E">
      <w:pPr>
        <w:pStyle w:val="DissertationOpenning"/>
      </w:pPr>
      <w:r>
        <w:t>By</w:t>
      </w:r>
    </w:p>
    <w:p w14:paraId="1805FB35" w14:textId="2ABABA32" w:rsidR="00226F8E" w:rsidRDefault="00226F8E" w:rsidP="00226F8E">
      <w:pPr>
        <w:pStyle w:val="DissertationOpenning"/>
      </w:pPr>
    </w:p>
    <w:p w14:paraId="5885EBCD" w14:textId="564C9336" w:rsidR="00226F8E" w:rsidRDefault="00226F8E" w:rsidP="00226F8E">
      <w:pPr>
        <w:pStyle w:val="DissertationOpenning"/>
      </w:pPr>
      <w:r>
        <w:t>Joseph Robert O’Brien</w:t>
      </w:r>
    </w:p>
    <w:p w14:paraId="52B8632C" w14:textId="463B1C67" w:rsidR="00226F8E" w:rsidRDefault="00226F8E" w:rsidP="00226F8E">
      <w:pPr>
        <w:pStyle w:val="DissertationOpenning"/>
      </w:pPr>
      <w:r>
        <w:t>Bachelor of Science, Millersville University, 2013</w:t>
      </w:r>
    </w:p>
    <w:p w14:paraId="64BD79AD" w14:textId="5B1F1254" w:rsidR="00226F8E" w:rsidRDefault="00226F8E" w:rsidP="00226F8E">
      <w:pPr>
        <w:pStyle w:val="DissertationOpenning"/>
      </w:pPr>
      <w:r>
        <w:t>Master of Science, University of North Dakota, 2016</w:t>
      </w:r>
    </w:p>
    <w:p w14:paraId="520F17BA" w14:textId="280E1409" w:rsidR="00226F8E" w:rsidRDefault="00226F8E" w:rsidP="00226F8E">
      <w:pPr>
        <w:pStyle w:val="DissertationOpenning"/>
      </w:pPr>
    </w:p>
    <w:p w14:paraId="3F237277" w14:textId="4DEB06DD" w:rsidR="00226F8E" w:rsidRDefault="00226F8E" w:rsidP="00226F8E">
      <w:pPr>
        <w:pStyle w:val="DissertationOpenning"/>
      </w:pPr>
    </w:p>
    <w:p w14:paraId="4C7318A3" w14:textId="76850293" w:rsidR="00226F8E" w:rsidRDefault="00226F8E" w:rsidP="00226F8E">
      <w:pPr>
        <w:pStyle w:val="DissertationOpenning"/>
      </w:pPr>
    </w:p>
    <w:p w14:paraId="67C0A7AD" w14:textId="280E7240" w:rsidR="00226F8E" w:rsidRDefault="00226F8E" w:rsidP="00226F8E">
      <w:pPr>
        <w:pStyle w:val="DissertationOpenning"/>
      </w:pPr>
      <w:r>
        <w:t>A Dissertation</w:t>
      </w:r>
    </w:p>
    <w:p w14:paraId="4D41BE2B" w14:textId="6E2944F2" w:rsidR="00226F8E" w:rsidRDefault="00226F8E" w:rsidP="00226F8E">
      <w:pPr>
        <w:pStyle w:val="DissertationOpenning"/>
      </w:pPr>
    </w:p>
    <w:p w14:paraId="4046E323" w14:textId="74F435C5" w:rsidR="00226F8E" w:rsidRDefault="00226F8E" w:rsidP="00226F8E">
      <w:pPr>
        <w:pStyle w:val="DissertationOpenning"/>
      </w:pPr>
      <w:r>
        <w:t xml:space="preserve">Submitted to the Graduate Faculty </w:t>
      </w:r>
    </w:p>
    <w:p w14:paraId="57BFC7AB" w14:textId="735BC3C2" w:rsidR="00226F8E" w:rsidRDefault="00226F8E" w:rsidP="00226F8E">
      <w:pPr>
        <w:pStyle w:val="DissertationOpenning"/>
      </w:pPr>
    </w:p>
    <w:p w14:paraId="783111E0" w14:textId="77777777" w:rsidR="00226F8E" w:rsidRDefault="00226F8E" w:rsidP="00226F8E">
      <w:pPr>
        <w:pStyle w:val="DissertationOpenning"/>
      </w:pPr>
      <w:r>
        <w:t>of the</w:t>
      </w:r>
    </w:p>
    <w:p w14:paraId="2CDD778C" w14:textId="77777777" w:rsidR="00226F8E" w:rsidRDefault="00226F8E" w:rsidP="00226F8E">
      <w:pPr>
        <w:pStyle w:val="DissertationOpenning"/>
      </w:pPr>
    </w:p>
    <w:p w14:paraId="1034729D" w14:textId="77777777" w:rsidR="00226F8E" w:rsidRDefault="00226F8E" w:rsidP="00226F8E">
      <w:pPr>
        <w:pStyle w:val="DissertationOpenning"/>
      </w:pPr>
      <w:r>
        <w:t>University of North Dakota</w:t>
      </w:r>
    </w:p>
    <w:p w14:paraId="58BB560F" w14:textId="77777777" w:rsidR="00226F8E" w:rsidRDefault="00226F8E" w:rsidP="00226F8E">
      <w:pPr>
        <w:pStyle w:val="DissertationOpenning"/>
      </w:pPr>
    </w:p>
    <w:p w14:paraId="1E0657E0" w14:textId="435E97B9" w:rsidR="00226F8E" w:rsidRDefault="00226F8E" w:rsidP="00226F8E">
      <w:pPr>
        <w:pStyle w:val="DissertationOpenning"/>
      </w:pPr>
      <w:r>
        <w:t xml:space="preserve">in partial fulfillment of the requirements </w:t>
      </w:r>
    </w:p>
    <w:p w14:paraId="04E48D61" w14:textId="77777777" w:rsidR="00226F8E" w:rsidRDefault="00226F8E" w:rsidP="00226F8E">
      <w:pPr>
        <w:pStyle w:val="DissertationOpenning"/>
      </w:pPr>
    </w:p>
    <w:p w14:paraId="2271E51C" w14:textId="7465EA90" w:rsidR="00226F8E" w:rsidRDefault="00226F8E" w:rsidP="00226F8E">
      <w:pPr>
        <w:pStyle w:val="DissertationOpenning"/>
      </w:pPr>
      <w:r>
        <w:t xml:space="preserve"> </w:t>
      </w:r>
    </w:p>
    <w:p w14:paraId="17556215" w14:textId="1EEF7D55" w:rsidR="00226F8E" w:rsidRDefault="00226F8E" w:rsidP="00226F8E">
      <w:pPr>
        <w:pStyle w:val="DissertationOpenning"/>
      </w:pPr>
    </w:p>
    <w:p w14:paraId="64A7F9A6" w14:textId="47606399" w:rsidR="00226F8E" w:rsidRDefault="00226F8E" w:rsidP="00226F8E">
      <w:pPr>
        <w:pStyle w:val="DissertationOpenning"/>
      </w:pPr>
      <w:r>
        <w:t>for the degree of</w:t>
      </w:r>
    </w:p>
    <w:p w14:paraId="57D9BC9F" w14:textId="57260A02" w:rsidR="00226F8E" w:rsidRDefault="00226F8E" w:rsidP="00226F8E">
      <w:pPr>
        <w:pStyle w:val="DissertationOpenning"/>
      </w:pPr>
    </w:p>
    <w:p w14:paraId="695ADE4B" w14:textId="48333584" w:rsidR="00226F8E" w:rsidRDefault="00226F8E" w:rsidP="00226F8E">
      <w:pPr>
        <w:pStyle w:val="DissertationOpenning"/>
      </w:pPr>
      <w:r>
        <w:t>Doctor of Philosophy</w:t>
      </w:r>
    </w:p>
    <w:p w14:paraId="6F98D680" w14:textId="5569ECA0" w:rsidR="00226F8E" w:rsidRDefault="00226F8E" w:rsidP="00226F8E">
      <w:pPr>
        <w:pStyle w:val="DissertationOpenning"/>
      </w:pPr>
    </w:p>
    <w:p w14:paraId="5BA7A757" w14:textId="49CBA00D" w:rsidR="00226F8E" w:rsidRDefault="00226F8E" w:rsidP="00226F8E">
      <w:pPr>
        <w:pStyle w:val="DissertationOpenning"/>
      </w:pPr>
    </w:p>
    <w:p w14:paraId="23C7FEB2" w14:textId="4A82C2B0" w:rsidR="00226F8E" w:rsidRDefault="00226F8E" w:rsidP="00226F8E">
      <w:pPr>
        <w:pStyle w:val="DissertationOpenning"/>
      </w:pPr>
    </w:p>
    <w:p w14:paraId="1573B37B" w14:textId="006A9EBE" w:rsidR="00226F8E" w:rsidRDefault="00226F8E" w:rsidP="00226F8E">
      <w:pPr>
        <w:pStyle w:val="DissertationOpenning"/>
      </w:pPr>
      <w:r>
        <w:t>Grand Forks, North Dakota</w:t>
      </w:r>
    </w:p>
    <w:p w14:paraId="15588D55" w14:textId="0132B31A" w:rsidR="00226F8E" w:rsidRDefault="00226F8E" w:rsidP="00226F8E">
      <w:pPr>
        <w:pStyle w:val="DissertationOpenning"/>
      </w:pPr>
    </w:p>
    <w:p w14:paraId="110D946C" w14:textId="383B6A0B" w:rsidR="00226F8E" w:rsidRDefault="00226F8E" w:rsidP="00226F8E">
      <w:pPr>
        <w:pStyle w:val="DissertationOpenning"/>
      </w:pPr>
      <w:r>
        <w:t xml:space="preserve">December </w:t>
      </w:r>
    </w:p>
    <w:p w14:paraId="5A5FEDC1" w14:textId="00F85693" w:rsidR="00226F8E" w:rsidRDefault="00226F8E" w:rsidP="00226F8E">
      <w:pPr>
        <w:pStyle w:val="DissertationOpenning"/>
      </w:pPr>
    </w:p>
    <w:p w14:paraId="521DEA31" w14:textId="3A1F4EAB" w:rsidR="00226F8E" w:rsidRDefault="00226F8E" w:rsidP="00226F8E">
      <w:pPr>
        <w:pStyle w:val="DissertationOpenning"/>
      </w:pPr>
      <w:r>
        <w:t>2021</w:t>
      </w:r>
    </w:p>
    <w:p w14:paraId="5E19BF66" w14:textId="1CD09E9F" w:rsidR="00226F8E" w:rsidRDefault="00226F8E" w:rsidP="00226F8E">
      <w:pPr>
        <w:pStyle w:val="DissertationOpenning"/>
      </w:pPr>
    </w:p>
    <w:p w14:paraId="0A620930" w14:textId="6E073E97" w:rsidR="00226F8E" w:rsidRDefault="00226F8E">
      <w:pPr>
        <w:spacing w:after="160" w:line="259" w:lineRule="auto"/>
      </w:pPr>
      <w:r>
        <w:br w:type="page"/>
      </w:r>
    </w:p>
    <w:p w14:paraId="47D93187" w14:textId="507885B2" w:rsidR="00226F8E" w:rsidRDefault="00226F8E" w:rsidP="00226F8E">
      <w:pPr>
        <w:pStyle w:val="DissertationOpenning"/>
      </w:pPr>
    </w:p>
    <w:p w14:paraId="3AADD495" w14:textId="39C12694" w:rsidR="00513D59" w:rsidRDefault="00513D59" w:rsidP="00226F8E">
      <w:pPr>
        <w:pStyle w:val="DissertationOpenning"/>
      </w:pPr>
    </w:p>
    <w:p w14:paraId="41F1DC6C" w14:textId="76A20135" w:rsidR="00513D59" w:rsidRDefault="00513D59" w:rsidP="00226F8E">
      <w:pPr>
        <w:pStyle w:val="DissertationOpenning"/>
      </w:pPr>
    </w:p>
    <w:p w14:paraId="401556A0" w14:textId="0DA90215" w:rsidR="00513D59" w:rsidRDefault="00513D59" w:rsidP="00226F8E">
      <w:pPr>
        <w:pStyle w:val="DissertationOpenning"/>
      </w:pPr>
    </w:p>
    <w:p w14:paraId="27C19DD2" w14:textId="49D051FD" w:rsidR="00513D59" w:rsidRDefault="00513D59" w:rsidP="00226F8E">
      <w:pPr>
        <w:pStyle w:val="DissertationOpenning"/>
      </w:pPr>
    </w:p>
    <w:p w14:paraId="57E62270" w14:textId="32C40020" w:rsidR="00513D59" w:rsidRDefault="00513D59" w:rsidP="00226F8E">
      <w:pPr>
        <w:pStyle w:val="DissertationOpenning"/>
      </w:pPr>
    </w:p>
    <w:p w14:paraId="24459282" w14:textId="1C1258A0" w:rsidR="00513D59" w:rsidRDefault="00513D59" w:rsidP="00226F8E">
      <w:pPr>
        <w:pStyle w:val="DissertationOpenning"/>
      </w:pPr>
    </w:p>
    <w:p w14:paraId="06DEABF9" w14:textId="27782BA0" w:rsidR="00513D59" w:rsidRDefault="00513D59" w:rsidP="00226F8E">
      <w:pPr>
        <w:pStyle w:val="DissertationOpenning"/>
      </w:pPr>
    </w:p>
    <w:p w14:paraId="482E6D7E" w14:textId="382B68D8" w:rsidR="00513D59" w:rsidRDefault="00513D59" w:rsidP="00226F8E">
      <w:pPr>
        <w:pStyle w:val="DissertationOpenning"/>
      </w:pPr>
    </w:p>
    <w:p w14:paraId="7461F9C9" w14:textId="6DB8939F" w:rsidR="00513D59" w:rsidRDefault="00513D59" w:rsidP="00226F8E">
      <w:pPr>
        <w:pStyle w:val="DissertationOpenning"/>
      </w:pPr>
    </w:p>
    <w:p w14:paraId="5D04217D" w14:textId="02859374" w:rsidR="00513D59" w:rsidRDefault="00513D59" w:rsidP="00226F8E">
      <w:pPr>
        <w:pStyle w:val="DissertationOpenning"/>
      </w:pPr>
    </w:p>
    <w:p w14:paraId="597670DA" w14:textId="2FD43F61" w:rsidR="00513D59" w:rsidRDefault="00513D59" w:rsidP="00226F8E">
      <w:pPr>
        <w:pStyle w:val="DissertationOpenning"/>
      </w:pPr>
    </w:p>
    <w:p w14:paraId="7C903118" w14:textId="42B86326" w:rsidR="00513D59" w:rsidRDefault="00513D59" w:rsidP="00226F8E">
      <w:pPr>
        <w:pStyle w:val="DissertationOpenning"/>
      </w:pPr>
    </w:p>
    <w:p w14:paraId="36C08558" w14:textId="12C840F6" w:rsidR="00513D59" w:rsidRDefault="00513D59" w:rsidP="00226F8E">
      <w:pPr>
        <w:pStyle w:val="DissertationOpenning"/>
      </w:pPr>
    </w:p>
    <w:p w14:paraId="2770D57E" w14:textId="2EBAF820" w:rsidR="00513D59" w:rsidRDefault="00513D59" w:rsidP="00226F8E">
      <w:pPr>
        <w:pStyle w:val="DissertationOpenning"/>
      </w:pPr>
    </w:p>
    <w:p w14:paraId="55CDA3B0" w14:textId="4D0D7C64" w:rsidR="00513D59" w:rsidRDefault="00513D59" w:rsidP="00226F8E">
      <w:pPr>
        <w:pStyle w:val="DissertationOpenning"/>
      </w:pPr>
    </w:p>
    <w:p w14:paraId="1969DFEC" w14:textId="0DC0212D" w:rsidR="00513D59" w:rsidRDefault="00513D59" w:rsidP="00226F8E">
      <w:pPr>
        <w:pStyle w:val="DissertationOpenning"/>
      </w:pPr>
    </w:p>
    <w:p w14:paraId="1EC576EB" w14:textId="186FD85C" w:rsidR="00513D59" w:rsidRDefault="00513D59" w:rsidP="00226F8E">
      <w:pPr>
        <w:pStyle w:val="DissertationOpenning"/>
      </w:pPr>
    </w:p>
    <w:p w14:paraId="15CC03BC" w14:textId="4EB8139F" w:rsidR="00513D59" w:rsidRDefault="00513D59" w:rsidP="00226F8E">
      <w:pPr>
        <w:pStyle w:val="DissertationOpenning"/>
      </w:pPr>
    </w:p>
    <w:p w14:paraId="06D589D1" w14:textId="4914BC3D" w:rsidR="00513D59" w:rsidRDefault="00513D59" w:rsidP="00226F8E">
      <w:pPr>
        <w:pStyle w:val="DissertationOpenning"/>
      </w:pPr>
    </w:p>
    <w:p w14:paraId="3B865B88" w14:textId="2C725569" w:rsidR="00513D59" w:rsidRDefault="00513D59" w:rsidP="00226F8E">
      <w:pPr>
        <w:pStyle w:val="DissertationOpenning"/>
      </w:pPr>
    </w:p>
    <w:p w14:paraId="3943714A" w14:textId="6B5DFD0C" w:rsidR="00513D59" w:rsidRDefault="00513D59" w:rsidP="00226F8E">
      <w:pPr>
        <w:pStyle w:val="DissertationOpenning"/>
      </w:pPr>
    </w:p>
    <w:p w14:paraId="0FC1950C" w14:textId="107F9F31" w:rsidR="00513D59" w:rsidRDefault="00513D59" w:rsidP="00226F8E">
      <w:pPr>
        <w:pStyle w:val="DissertationOpenning"/>
      </w:pPr>
    </w:p>
    <w:p w14:paraId="0B0AC643" w14:textId="3764B94E" w:rsidR="00513D59" w:rsidRDefault="00513D59" w:rsidP="00226F8E">
      <w:pPr>
        <w:pStyle w:val="DissertationOpenning"/>
      </w:pPr>
    </w:p>
    <w:p w14:paraId="2E25AB52" w14:textId="762A354A" w:rsidR="00513D59" w:rsidRDefault="00513D59" w:rsidP="00226F8E">
      <w:pPr>
        <w:pStyle w:val="DissertationOpenning"/>
      </w:pPr>
    </w:p>
    <w:p w14:paraId="4C4B432E" w14:textId="7E5D19BE" w:rsidR="00513D59" w:rsidRDefault="00513D59" w:rsidP="00226F8E">
      <w:pPr>
        <w:pStyle w:val="DissertationOpenning"/>
      </w:pPr>
    </w:p>
    <w:p w14:paraId="54B18CA7" w14:textId="3A6DBB9C" w:rsidR="00513D59" w:rsidRDefault="00513D59" w:rsidP="00226F8E">
      <w:pPr>
        <w:pStyle w:val="DissertationOpenning"/>
      </w:pPr>
    </w:p>
    <w:p w14:paraId="1EC31A74" w14:textId="3DDA9242" w:rsidR="00513D59" w:rsidRDefault="00513D59" w:rsidP="00226F8E">
      <w:pPr>
        <w:pStyle w:val="DissertationOpenning"/>
      </w:pPr>
    </w:p>
    <w:p w14:paraId="0529B7B6" w14:textId="2C796A67" w:rsidR="00513D59" w:rsidRDefault="00513D59" w:rsidP="00226F8E">
      <w:pPr>
        <w:pStyle w:val="DissertationOpenning"/>
      </w:pPr>
    </w:p>
    <w:p w14:paraId="48F3CE7B" w14:textId="4C450F16" w:rsidR="00513D59" w:rsidRDefault="00513D59" w:rsidP="00226F8E">
      <w:pPr>
        <w:pStyle w:val="DissertationOpenning"/>
      </w:pPr>
    </w:p>
    <w:p w14:paraId="1060A6FF" w14:textId="66F33C9B" w:rsidR="00513D59" w:rsidRDefault="00513D59" w:rsidP="00226F8E">
      <w:pPr>
        <w:pStyle w:val="DissertationOpenning"/>
      </w:pPr>
    </w:p>
    <w:p w14:paraId="1C68FA73" w14:textId="025CD616" w:rsidR="00513D59" w:rsidRDefault="00513D59" w:rsidP="00226F8E">
      <w:pPr>
        <w:pStyle w:val="DissertationOpenning"/>
      </w:pPr>
    </w:p>
    <w:p w14:paraId="3E8DC855" w14:textId="604B4384" w:rsidR="00513D59" w:rsidRDefault="00513D59" w:rsidP="00226F8E">
      <w:pPr>
        <w:pStyle w:val="DissertationOpenning"/>
      </w:pPr>
    </w:p>
    <w:p w14:paraId="4269F93E" w14:textId="768B94A4" w:rsidR="00513D59" w:rsidRDefault="00513D59" w:rsidP="00226F8E">
      <w:pPr>
        <w:pStyle w:val="DissertationOpenning"/>
      </w:pPr>
    </w:p>
    <w:p w14:paraId="63D23E9A" w14:textId="13B890DC" w:rsidR="00513D59" w:rsidRDefault="00513D59" w:rsidP="00226F8E">
      <w:pPr>
        <w:pStyle w:val="DissertationOpenning"/>
      </w:pPr>
    </w:p>
    <w:p w14:paraId="2A9A0584" w14:textId="71D25844" w:rsidR="00513D59" w:rsidRDefault="00513D59" w:rsidP="00226F8E">
      <w:pPr>
        <w:pStyle w:val="DissertationOpenning"/>
      </w:pPr>
    </w:p>
    <w:p w14:paraId="2D911533" w14:textId="31E71FF8" w:rsidR="00513D59" w:rsidRDefault="00513D59" w:rsidP="00226F8E">
      <w:pPr>
        <w:pStyle w:val="DissertationOpenning"/>
      </w:pPr>
    </w:p>
    <w:p w14:paraId="0AC229CA" w14:textId="55C9E2CE" w:rsidR="00513D59" w:rsidRDefault="00513D59" w:rsidP="00226F8E">
      <w:pPr>
        <w:pStyle w:val="DissertationOpenning"/>
      </w:pPr>
    </w:p>
    <w:p w14:paraId="05CABCB4" w14:textId="77777777" w:rsidR="00513D59" w:rsidRDefault="00513D59" w:rsidP="00226F8E">
      <w:pPr>
        <w:pStyle w:val="DissertationOpenning"/>
      </w:pPr>
    </w:p>
    <w:p w14:paraId="2655864A" w14:textId="4DB5F665" w:rsidR="00513D59" w:rsidRDefault="00513D59" w:rsidP="00226F8E">
      <w:pPr>
        <w:pStyle w:val="DissertationOpenning"/>
      </w:pPr>
      <w:r>
        <w:t>Copyright 2021 Joseph R. O’Brien</w:t>
      </w:r>
    </w:p>
    <w:p w14:paraId="58BA5296" w14:textId="7EFF32C8" w:rsidR="00513D59" w:rsidRDefault="00513D59">
      <w:pPr>
        <w:spacing w:after="160" w:line="259" w:lineRule="auto"/>
      </w:pPr>
      <w:r>
        <w:br w:type="page"/>
      </w:r>
    </w:p>
    <w:p w14:paraId="46B19A6E" w14:textId="4B36AFB9" w:rsidR="00513D59" w:rsidRDefault="00513D59" w:rsidP="00513D59">
      <w:pPr>
        <w:pStyle w:val="Heading2"/>
        <w:jc w:val="left"/>
      </w:pPr>
      <w:r w:rsidRPr="00B13076">
        <w:lastRenderedPageBreak/>
        <w:t>This dissertation, submitted by Joseph R. O’Brien in partial fulfillment of the requirements for the Degree of Doctor of Philosophy from the University of North Dakota, has been read by the Faculty Advisory Committee under whom the work has been done and is hereby approved.</w:t>
      </w:r>
    </w:p>
    <w:p w14:paraId="090DD7B0" w14:textId="77777777" w:rsidR="00513D59" w:rsidRDefault="00513D59" w:rsidP="00513D59">
      <w:pPr>
        <w:jc w:val="right"/>
      </w:pPr>
    </w:p>
    <w:p w14:paraId="0E647AE6" w14:textId="39B619F9" w:rsidR="005F0CCA" w:rsidRDefault="003047A9" w:rsidP="003047A9">
      <w:pPr>
        <w:spacing w:line="240" w:lineRule="auto"/>
        <w:jc w:val="right"/>
      </w:pPr>
      <w:r>
        <w:t>________</w:t>
      </w:r>
      <w:r w:rsidR="008E2AD3">
        <w:t>_</w:t>
      </w:r>
      <w:r w:rsidR="00513D59">
        <w:t>____________________</w:t>
      </w:r>
      <w:r w:rsidR="008E2AD3">
        <w:t>__________</w:t>
      </w:r>
    </w:p>
    <w:p w14:paraId="477D2CEE" w14:textId="5B52B131" w:rsidR="00513D59" w:rsidRDefault="00513D59" w:rsidP="005F0CCA">
      <w:pPr>
        <w:spacing w:line="240" w:lineRule="auto"/>
        <w:ind w:left="3600" w:firstLine="720"/>
      </w:pPr>
      <w:r>
        <w:t>David J. Delene – Chairperson</w:t>
      </w:r>
    </w:p>
    <w:p w14:paraId="19EF16C2" w14:textId="0448CEAC" w:rsidR="00513D59" w:rsidRDefault="00513D59" w:rsidP="00513D59">
      <w:pPr>
        <w:spacing w:line="240" w:lineRule="auto"/>
        <w:ind w:left="2160"/>
        <w:jc w:val="right"/>
      </w:pPr>
    </w:p>
    <w:p w14:paraId="782D46D1" w14:textId="7C02B1D0" w:rsidR="00513D59" w:rsidRDefault="00513D59" w:rsidP="00513D59">
      <w:pPr>
        <w:spacing w:line="240" w:lineRule="auto"/>
        <w:ind w:left="2160"/>
        <w:jc w:val="right"/>
      </w:pPr>
    </w:p>
    <w:p w14:paraId="0E6C7C5D" w14:textId="31AD8031" w:rsidR="00513D59" w:rsidRDefault="00513D59" w:rsidP="00513D59">
      <w:pPr>
        <w:spacing w:line="240" w:lineRule="auto"/>
        <w:ind w:left="2160"/>
        <w:jc w:val="right"/>
      </w:pPr>
      <w:r>
        <w:t>_______________________________________</w:t>
      </w:r>
    </w:p>
    <w:p w14:paraId="681BB3E3" w14:textId="1287CEC0" w:rsidR="00513D59" w:rsidRDefault="00513D59" w:rsidP="00513D59">
      <w:pPr>
        <w:spacing w:line="240" w:lineRule="auto"/>
        <w:ind w:left="3600" w:firstLine="720"/>
      </w:pPr>
      <w:r>
        <w:t>Michael R. Poellot</w:t>
      </w:r>
    </w:p>
    <w:p w14:paraId="7F1349FA" w14:textId="2209FECC" w:rsidR="00513D59" w:rsidRDefault="00513D59" w:rsidP="00513D59">
      <w:pPr>
        <w:spacing w:line="240" w:lineRule="auto"/>
        <w:ind w:left="3600" w:firstLine="720"/>
      </w:pPr>
    </w:p>
    <w:p w14:paraId="74809F10" w14:textId="0563298B" w:rsidR="00513D59" w:rsidRDefault="00513D59" w:rsidP="00513D59">
      <w:pPr>
        <w:spacing w:line="240" w:lineRule="auto"/>
        <w:ind w:left="3600" w:firstLine="720"/>
      </w:pPr>
    </w:p>
    <w:p w14:paraId="483D6F5F" w14:textId="77E659FD" w:rsidR="00513D59" w:rsidRDefault="00513D59" w:rsidP="00513D59">
      <w:pPr>
        <w:spacing w:line="240" w:lineRule="auto"/>
        <w:ind w:left="3600" w:firstLine="720"/>
      </w:pPr>
    </w:p>
    <w:p w14:paraId="5B172DE1" w14:textId="1B32C507" w:rsidR="00513D59" w:rsidRDefault="00513D59" w:rsidP="00513D59">
      <w:pPr>
        <w:spacing w:line="240" w:lineRule="auto"/>
        <w:ind w:left="3600" w:firstLine="720"/>
        <w:jc w:val="right"/>
      </w:pPr>
      <w:r>
        <w:t>_____________________________________</w:t>
      </w:r>
      <w:r w:rsidR="003047A9">
        <w:t>__</w:t>
      </w:r>
    </w:p>
    <w:p w14:paraId="24E94D35" w14:textId="3A5F41ED" w:rsidR="00513D59" w:rsidRDefault="00513D59" w:rsidP="00513D59">
      <w:pPr>
        <w:spacing w:line="240" w:lineRule="auto"/>
        <w:ind w:left="3600" w:firstLine="720"/>
      </w:pPr>
      <w:r>
        <w:t>Greg M. McFarquhar</w:t>
      </w:r>
    </w:p>
    <w:p w14:paraId="7370E907" w14:textId="4DA899C5" w:rsidR="00513D59" w:rsidRDefault="00513D59" w:rsidP="00513D59">
      <w:pPr>
        <w:spacing w:line="240" w:lineRule="auto"/>
        <w:ind w:left="3600" w:firstLine="720"/>
      </w:pPr>
    </w:p>
    <w:p w14:paraId="581FE784" w14:textId="5B01A1B2" w:rsidR="00513D59" w:rsidRDefault="00513D59" w:rsidP="00513D59">
      <w:pPr>
        <w:spacing w:line="240" w:lineRule="auto"/>
        <w:ind w:left="3600" w:firstLine="720"/>
      </w:pPr>
    </w:p>
    <w:p w14:paraId="68A51555" w14:textId="20305EC2" w:rsidR="00513D59" w:rsidRDefault="00513D59" w:rsidP="00513D59">
      <w:pPr>
        <w:spacing w:line="240" w:lineRule="auto"/>
        <w:ind w:left="3600" w:firstLine="720"/>
      </w:pPr>
    </w:p>
    <w:p w14:paraId="7AAFFC22" w14:textId="075BF5EA" w:rsidR="00513D59" w:rsidRDefault="00513D59" w:rsidP="00513D59">
      <w:pPr>
        <w:spacing w:line="240" w:lineRule="auto"/>
        <w:ind w:left="3600" w:firstLine="720"/>
        <w:jc w:val="right"/>
      </w:pPr>
      <w:r>
        <w:t>_______________________________________</w:t>
      </w:r>
    </w:p>
    <w:p w14:paraId="6DF5C10F" w14:textId="5CC80B4D" w:rsidR="00513D59" w:rsidRDefault="00513D59" w:rsidP="00513D59">
      <w:pPr>
        <w:spacing w:line="240" w:lineRule="auto"/>
        <w:ind w:left="3600" w:firstLine="720"/>
      </w:pPr>
      <w:r>
        <w:t>Andrew Detwiler</w:t>
      </w:r>
    </w:p>
    <w:p w14:paraId="01666031" w14:textId="4F84FBC3" w:rsidR="00513D59" w:rsidRDefault="00513D59" w:rsidP="00513D59">
      <w:pPr>
        <w:spacing w:line="240" w:lineRule="auto"/>
        <w:ind w:left="3600" w:firstLine="720"/>
      </w:pPr>
    </w:p>
    <w:p w14:paraId="3BBB3804" w14:textId="1860BE08" w:rsidR="00513D59" w:rsidRDefault="00513D59" w:rsidP="00513D59">
      <w:pPr>
        <w:spacing w:line="240" w:lineRule="auto"/>
        <w:ind w:left="3600" w:firstLine="720"/>
      </w:pPr>
    </w:p>
    <w:p w14:paraId="526704CF" w14:textId="5530531D" w:rsidR="00513D59" w:rsidRDefault="00513D59" w:rsidP="00513D59">
      <w:pPr>
        <w:spacing w:line="240" w:lineRule="auto"/>
        <w:ind w:left="3600" w:firstLine="720"/>
      </w:pPr>
    </w:p>
    <w:p w14:paraId="1F4C313F" w14:textId="3A45D310" w:rsidR="00513D59" w:rsidRDefault="005F0CCA" w:rsidP="005F0CCA">
      <w:pPr>
        <w:spacing w:line="240" w:lineRule="auto"/>
        <w:ind w:left="3600" w:firstLine="720"/>
        <w:jc w:val="right"/>
      </w:pPr>
      <w:r>
        <w:t>_______________________________________</w:t>
      </w:r>
    </w:p>
    <w:p w14:paraId="23BED1F9" w14:textId="0D582AAB" w:rsidR="005F0CCA" w:rsidRDefault="005F0CCA" w:rsidP="005F0CCA">
      <w:pPr>
        <w:spacing w:line="240" w:lineRule="auto"/>
        <w:ind w:left="3600" w:firstLine="720"/>
      </w:pPr>
      <w:r>
        <w:t>Frank Bowman</w:t>
      </w:r>
    </w:p>
    <w:p w14:paraId="23517084" w14:textId="77777777" w:rsidR="005F0CCA" w:rsidRDefault="005F0CCA" w:rsidP="005F0CCA">
      <w:pPr>
        <w:spacing w:line="240" w:lineRule="auto"/>
        <w:ind w:firstLine="720"/>
      </w:pPr>
    </w:p>
    <w:p w14:paraId="0A699E4B" w14:textId="3E4B805F" w:rsidR="005F0CCA" w:rsidRDefault="005F0CCA" w:rsidP="005F0CCA">
      <w:pPr>
        <w:spacing w:line="240" w:lineRule="auto"/>
        <w:ind w:firstLine="720"/>
      </w:pPr>
      <w:r w:rsidRPr="00B13076">
        <w:t>This dissertation is being submitted by the appointed advisory committee as having met all of the requirements of the School of Graduate Studies at the University of North Dakota and is hereby approved.</w:t>
      </w:r>
    </w:p>
    <w:p w14:paraId="718894B3" w14:textId="1FBD8F37" w:rsidR="00503981" w:rsidRDefault="00503981" w:rsidP="005F0CCA">
      <w:pPr>
        <w:spacing w:line="240" w:lineRule="auto"/>
        <w:ind w:firstLine="720"/>
      </w:pPr>
    </w:p>
    <w:p w14:paraId="462BF1F1" w14:textId="1EED96E6" w:rsidR="00503981" w:rsidRDefault="00503981" w:rsidP="005F0CCA">
      <w:pPr>
        <w:spacing w:line="240" w:lineRule="auto"/>
        <w:ind w:firstLine="720"/>
      </w:pPr>
    </w:p>
    <w:p w14:paraId="1BC2C20F" w14:textId="199B7E63" w:rsidR="00503981" w:rsidRDefault="00503981" w:rsidP="005F0CCA">
      <w:pPr>
        <w:spacing w:line="240" w:lineRule="auto"/>
        <w:ind w:firstLine="720"/>
      </w:pPr>
    </w:p>
    <w:p w14:paraId="7D4C53A2" w14:textId="5DBFA7CB" w:rsidR="00503981" w:rsidRDefault="00503981" w:rsidP="00503981">
      <w:pPr>
        <w:spacing w:line="240" w:lineRule="auto"/>
      </w:pPr>
      <w:r>
        <w:t>____________________________________</w:t>
      </w:r>
    </w:p>
    <w:p w14:paraId="1C950C16" w14:textId="2C2431F8" w:rsidR="00503981" w:rsidRDefault="00503981" w:rsidP="00503981">
      <w:pPr>
        <w:spacing w:line="240" w:lineRule="auto"/>
      </w:pPr>
      <w:r>
        <w:t>Chris Nelson</w:t>
      </w:r>
    </w:p>
    <w:p w14:paraId="039DC4F3" w14:textId="6DB0315A" w:rsidR="00503981" w:rsidRDefault="00503981" w:rsidP="00503981">
      <w:pPr>
        <w:spacing w:line="240" w:lineRule="auto"/>
      </w:pPr>
      <w:r>
        <w:t>Dean of the School of Graduate Studies</w:t>
      </w:r>
    </w:p>
    <w:p w14:paraId="1B622B7B" w14:textId="202AC2CF" w:rsidR="00503981" w:rsidRDefault="00503981" w:rsidP="00503981">
      <w:pPr>
        <w:spacing w:line="240" w:lineRule="auto"/>
      </w:pPr>
    </w:p>
    <w:p w14:paraId="4744EDDD" w14:textId="179A1683" w:rsidR="00503981" w:rsidRDefault="00503981" w:rsidP="00503981">
      <w:pPr>
        <w:spacing w:line="240" w:lineRule="auto"/>
      </w:pPr>
      <w:r>
        <w:t>_____________________________________</w:t>
      </w:r>
    </w:p>
    <w:p w14:paraId="0D5E5B9C" w14:textId="4282846C" w:rsidR="00503981" w:rsidRDefault="00503981" w:rsidP="00503981">
      <w:pPr>
        <w:spacing w:line="240" w:lineRule="auto"/>
      </w:pPr>
      <w:r>
        <w:t>Date</w:t>
      </w:r>
    </w:p>
    <w:p w14:paraId="241EF715" w14:textId="77777777" w:rsidR="00503981" w:rsidRDefault="00503981">
      <w:pPr>
        <w:spacing w:after="160" w:line="259" w:lineRule="auto"/>
      </w:pPr>
      <w:r>
        <w:br w:type="page"/>
      </w:r>
    </w:p>
    <w:p w14:paraId="6C6A3BBC" w14:textId="3B649204" w:rsidR="00503981" w:rsidRDefault="00D130E0" w:rsidP="00D130E0">
      <w:pPr>
        <w:spacing w:line="240" w:lineRule="auto"/>
        <w:jc w:val="center"/>
      </w:pPr>
      <w:r>
        <w:lastRenderedPageBreak/>
        <w:t>PERMISSION</w:t>
      </w:r>
    </w:p>
    <w:p w14:paraId="1C428563" w14:textId="336E01C9" w:rsidR="00D130E0" w:rsidRDefault="00D130E0" w:rsidP="00D130E0">
      <w:pPr>
        <w:spacing w:line="240" w:lineRule="auto"/>
        <w:jc w:val="center"/>
      </w:pPr>
    </w:p>
    <w:p w14:paraId="6603C73C" w14:textId="77777777" w:rsidR="00CB7B7B" w:rsidRPr="00B13076" w:rsidRDefault="00CB7B7B" w:rsidP="00CB7B7B">
      <w:pPr>
        <w:pStyle w:val="Heading2"/>
        <w:ind w:left="720" w:hanging="720"/>
        <w:jc w:val="left"/>
      </w:pPr>
      <w:r w:rsidRPr="00B13076">
        <w:t>Title</w:t>
      </w:r>
      <w:r>
        <w:t>:</w:t>
      </w:r>
      <w:r w:rsidRPr="00B13076">
        <w:tab/>
        <w:t>The Impacts of Airborne Cloud Microphysical Instrumentation Mounting Location on Measurements Made During the ObseRvations of Aerosols above CLouds and their intEractionS (ORACLES) Project</w:t>
      </w:r>
    </w:p>
    <w:p w14:paraId="39FF379E" w14:textId="77777777" w:rsidR="00CB7B7B" w:rsidRPr="00B13076" w:rsidRDefault="00CB7B7B" w:rsidP="00CB7B7B">
      <w:pPr>
        <w:pStyle w:val="Heading2"/>
        <w:jc w:val="left"/>
      </w:pPr>
      <w:r w:rsidRPr="00B13076">
        <w:t>Department</w:t>
      </w:r>
      <w:r>
        <w:t>:</w:t>
      </w:r>
      <w:r w:rsidRPr="00B13076">
        <w:tab/>
        <w:t>Atmospheric Sciences</w:t>
      </w:r>
    </w:p>
    <w:p w14:paraId="0F0574AE" w14:textId="77777777" w:rsidR="00CB7B7B" w:rsidRPr="00B13076" w:rsidRDefault="00CB7B7B" w:rsidP="00CB7B7B">
      <w:pPr>
        <w:pStyle w:val="Heading2"/>
        <w:jc w:val="left"/>
      </w:pPr>
      <w:r w:rsidRPr="00B13076">
        <w:t>Degree</w:t>
      </w:r>
      <w:r>
        <w:t>:</w:t>
      </w:r>
      <w:r w:rsidRPr="00B13076">
        <w:tab/>
        <w:t>Doctor of Philosophy</w:t>
      </w:r>
    </w:p>
    <w:p w14:paraId="5F59E73D" w14:textId="77777777" w:rsidR="00CB7B7B" w:rsidRPr="00B13076" w:rsidRDefault="00CB7B7B" w:rsidP="00CB7B7B">
      <w:pPr>
        <w:pStyle w:val="Heading2"/>
      </w:pPr>
    </w:p>
    <w:p w14:paraId="1708F990" w14:textId="77777777" w:rsidR="00CB7B7B" w:rsidRPr="00B13076" w:rsidRDefault="00CB7B7B" w:rsidP="00CB7B7B">
      <w:pPr>
        <w:pStyle w:val="Heading2"/>
        <w:jc w:val="left"/>
      </w:pPr>
      <w:r w:rsidRPr="00B13076">
        <w:t>In presenting this dissertation in partial fulfillment of the requirements for a graduate degree from the University of North Dakota, I agree that the library of this University shall make it freely available for inspection. I further agree that permission for extensive copying for scholarly purposes may be granted by the professor who supervised my dissertation work or, in his absence, by the Chairperson of the department or the dean of the School of Graduate Studies. It is understood that any copying or publication or other use of this dissertation or part thereof for financial gain shall not be allowed without my written permission. It is also understood that due recognition shall be given to me and to the University of North Dakota in any scholarly use which may be made of any material in my dissertation.</w:t>
      </w:r>
    </w:p>
    <w:p w14:paraId="4E5ABA17" w14:textId="77777777" w:rsidR="00CB7B7B" w:rsidRPr="00B13076" w:rsidRDefault="00CB7B7B" w:rsidP="00CB7B7B">
      <w:pPr>
        <w:pStyle w:val="Heading2"/>
      </w:pPr>
    </w:p>
    <w:p w14:paraId="09A1E7B7" w14:textId="77777777" w:rsidR="00CB7B7B" w:rsidRPr="00B13076" w:rsidRDefault="00CB7B7B" w:rsidP="00CB7B7B">
      <w:pPr>
        <w:pStyle w:val="Heading2"/>
      </w:pPr>
    </w:p>
    <w:p w14:paraId="2343056A" w14:textId="77777777" w:rsidR="00CB7B7B" w:rsidRPr="00B13076" w:rsidRDefault="00CB7B7B" w:rsidP="00CB7B7B">
      <w:pPr>
        <w:pStyle w:val="Heading2"/>
      </w:pPr>
    </w:p>
    <w:p w14:paraId="5D33743F" w14:textId="77777777" w:rsidR="00CB7B7B" w:rsidRPr="00B13076" w:rsidRDefault="00CB7B7B" w:rsidP="00CB7B7B">
      <w:pPr>
        <w:pStyle w:val="Heading2"/>
      </w:pPr>
    </w:p>
    <w:p w14:paraId="19FF6C55" w14:textId="77777777" w:rsidR="00CB7B7B" w:rsidRPr="00B13076" w:rsidRDefault="00CB7B7B" w:rsidP="00CB7B7B">
      <w:pPr>
        <w:pStyle w:val="Heading2"/>
      </w:pPr>
    </w:p>
    <w:p w14:paraId="76EBAB61" w14:textId="77777777" w:rsidR="00CB7B7B" w:rsidRPr="00B13076" w:rsidRDefault="00CB7B7B" w:rsidP="00CB7B7B">
      <w:pPr>
        <w:pStyle w:val="Heading2"/>
        <w:jc w:val="right"/>
      </w:pPr>
      <w:r w:rsidRPr="00B13076">
        <w:t>Joseph R. O’Brien</w:t>
      </w:r>
    </w:p>
    <w:p w14:paraId="4A1A9269" w14:textId="77777777" w:rsidR="00CB7B7B" w:rsidRPr="00C6052F" w:rsidRDefault="00CB7B7B" w:rsidP="00CB7B7B">
      <w:pPr>
        <w:pStyle w:val="Heading2"/>
        <w:jc w:val="right"/>
        <w:rPr>
          <w:b/>
          <w:bCs/>
        </w:rPr>
      </w:pPr>
      <w:r w:rsidRPr="00B13076">
        <w:rPr>
          <w:b/>
          <w:bCs/>
          <w:highlight w:val="yellow"/>
        </w:rPr>
        <w:t>{DATE</w:t>
      </w:r>
      <w:r w:rsidRPr="00C6052F">
        <w:rPr>
          <w:highlight w:val="yellow"/>
        </w:rPr>
        <w:t>}</w:t>
      </w:r>
    </w:p>
    <w:p w14:paraId="1E473A83" w14:textId="3E2A3510" w:rsidR="004E1C37" w:rsidRDefault="004E1C37" w:rsidP="00CB7B7B">
      <w:pPr>
        <w:pStyle w:val="DissertationOpenning"/>
      </w:pPr>
    </w:p>
    <w:p w14:paraId="37910E20" w14:textId="796F54E3" w:rsidR="002C3D95" w:rsidRDefault="00CB7B7B">
      <w:pPr>
        <w:spacing w:after="160" w:line="259" w:lineRule="auto"/>
      </w:pPr>
      <w:r>
        <w:br w:type="page"/>
      </w:r>
    </w:p>
    <w:p w14:paraId="5EAD05A5" w14:textId="77777777" w:rsidR="002C3D95" w:rsidRDefault="002C3D95" w:rsidP="002C3D95">
      <w:pPr>
        <w:pStyle w:val="DissertationOpenning"/>
      </w:pPr>
      <w:r>
        <w:lastRenderedPageBreak/>
        <w:t>TABLE OF CONTENTS</w:t>
      </w:r>
    </w:p>
    <w:p w14:paraId="2EBE6FF2" w14:textId="77777777" w:rsidR="002C3D95" w:rsidRDefault="002C3D95" w:rsidP="002C3D95">
      <w:pPr>
        <w:pStyle w:val="DissertationOpenning"/>
      </w:pPr>
    </w:p>
    <w:p w14:paraId="5AD96B0F" w14:textId="77777777" w:rsidR="002C3D95" w:rsidRDefault="002C3D95" w:rsidP="002C3D95">
      <w:pPr>
        <w:pStyle w:val="DissertationOpenning"/>
      </w:pPr>
    </w:p>
    <w:p w14:paraId="61ECF79D" w14:textId="593F5AFA" w:rsidR="002C3D95" w:rsidRDefault="002C3D95" w:rsidP="003B52DE">
      <w:pPr>
        <w:pStyle w:val="DissertationOpenning"/>
        <w:spacing w:line="480" w:lineRule="auto"/>
        <w:jc w:val="left"/>
      </w:pPr>
      <w:r>
        <w:t>LIST OF FIGURES</w:t>
      </w:r>
      <w:r w:rsidR="00B07C79">
        <w:tab/>
      </w:r>
      <w:r w:rsidR="00B07C79">
        <w:tab/>
      </w:r>
      <w:r w:rsidR="00B07C79">
        <w:tab/>
      </w:r>
      <w:r w:rsidR="00B07C79">
        <w:tab/>
      </w:r>
      <w:r w:rsidR="00B07C79">
        <w:tab/>
      </w:r>
      <w:r w:rsidR="00B07C79">
        <w:tab/>
      </w:r>
      <w:r w:rsidR="00B07C79">
        <w:tab/>
      </w:r>
      <w:r w:rsidR="00B07C79">
        <w:tab/>
      </w:r>
      <w:r w:rsidR="00B07C79">
        <w:tab/>
      </w:r>
      <w:r w:rsidR="00B07C79">
        <w:tab/>
        <w:t>vi</w:t>
      </w:r>
    </w:p>
    <w:p w14:paraId="5AE421B8" w14:textId="6AE27E08" w:rsidR="002C3D95" w:rsidRDefault="002C3D95" w:rsidP="003B52DE">
      <w:pPr>
        <w:pStyle w:val="DissertationOpenning"/>
        <w:spacing w:line="480" w:lineRule="auto"/>
        <w:jc w:val="left"/>
      </w:pPr>
      <w:r>
        <w:t>LIST OF TABLES</w:t>
      </w:r>
      <w:r w:rsidR="00B07C79">
        <w:tab/>
      </w:r>
      <w:r w:rsidR="00B07C79">
        <w:tab/>
      </w:r>
      <w:r w:rsidR="00B07C79">
        <w:tab/>
      </w:r>
      <w:r w:rsidR="00B07C79">
        <w:tab/>
      </w:r>
      <w:r w:rsidR="00B07C79">
        <w:tab/>
      </w:r>
      <w:r w:rsidR="00B07C79">
        <w:tab/>
      </w:r>
      <w:r w:rsidR="00B07C79">
        <w:tab/>
      </w:r>
      <w:r w:rsidR="00B07C79">
        <w:tab/>
      </w:r>
      <w:r w:rsidR="00B07C79">
        <w:tab/>
      </w:r>
      <w:r w:rsidR="00B07C79">
        <w:tab/>
        <w:t>vii</w:t>
      </w:r>
    </w:p>
    <w:p w14:paraId="7CEE67F5" w14:textId="62FB9C7B" w:rsidR="002C3D95" w:rsidRDefault="002C3D95" w:rsidP="003B52DE">
      <w:pPr>
        <w:pStyle w:val="DissertationOpenning"/>
        <w:spacing w:line="480" w:lineRule="auto"/>
        <w:jc w:val="left"/>
      </w:pPr>
      <w:r>
        <w:t>ACKNOWLEDGEMENTS</w:t>
      </w:r>
      <w:r w:rsidR="00B07C79">
        <w:tab/>
      </w:r>
      <w:r w:rsidR="00B07C79">
        <w:tab/>
      </w:r>
      <w:r w:rsidR="00B07C79">
        <w:tab/>
      </w:r>
      <w:r w:rsidR="00B07C79">
        <w:tab/>
      </w:r>
      <w:r w:rsidR="00B07C79">
        <w:tab/>
      </w:r>
      <w:r w:rsidR="00B07C79">
        <w:tab/>
      </w:r>
      <w:r w:rsidR="00B07C79">
        <w:tab/>
      </w:r>
      <w:r w:rsidR="00B07C79">
        <w:tab/>
      </w:r>
      <w:r w:rsidR="00B07C79">
        <w:tab/>
        <w:t>viii</w:t>
      </w:r>
    </w:p>
    <w:p w14:paraId="61171338" w14:textId="454749B2" w:rsidR="002C3D95" w:rsidRDefault="002C3D95" w:rsidP="003B52DE">
      <w:pPr>
        <w:pStyle w:val="DissertationOpenning"/>
        <w:spacing w:line="480" w:lineRule="auto"/>
        <w:jc w:val="left"/>
      </w:pPr>
      <w:r>
        <w:t>ABSTRACT</w:t>
      </w:r>
      <w:r w:rsidR="00B07C79">
        <w:tab/>
      </w:r>
      <w:r w:rsidR="00B07C79">
        <w:tab/>
      </w:r>
      <w:r w:rsidR="00B07C79">
        <w:tab/>
      </w:r>
      <w:r w:rsidR="00B07C79">
        <w:tab/>
      </w:r>
      <w:r w:rsidR="00B07C79">
        <w:tab/>
      </w:r>
      <w:r w:rsidR="00B07C79">
        <w:tab/>
      </w:r>
      <w:r w:rsidR="00B07C79">
        <w:tab/>
      </w:r>
      <w:r w:rsidR="00B07C79">
        <w:tab/>
      </w:r>
      <w:r w:rsidR="00B07C79">
        <w:tab/>
      </w:r>
      <w:r w:rsidR="00B07C79">
        <w:tab/>
      </w:r>
      <w:r w:rsidR="00B07C79">
        <w:tab/>
        <w:t>x</w:t>
      </w:r>
    </w:p>
    <w:p w14:paraId="4D4936DE" w14:textId="77777777" w:rsidR="002C3D95" w:rsidRDefault="002C3D95" w:rsidP="003B52DE">
      <w:pPr>
        <w:pStyle w:val="DissertationOpenning"/>
        <w:spacing w:line="480" w:lineRule="auto"/>
        <w:jc w:val="left"/>
      </w:pPr>
    </w:p>
    <w:p w14:paraId="0CCAAF3B" w14:textId="77777777" w:rsidR="002C3D95" w:rsidRDefault="002C3D95" w:rsidP="003B52DE">
      <w:pPr>
        <w:pStyle w:val="DissertationOpenning"/>
        <w:spacing w:line="480" w:lineRule="auto"/>
        <w:jc w:val="left"/>
      </w:pPr>
      <w:r>
        <w:t>CHAPTER</w:t>
      </w:r>
    </w:p>
    <w:p w14:paraId="61BE9D5F" w14:textId="7D56AC11" w:rsidR="002C3D95" w:rsidRDefault="002C3D95" w:rsidP="00651733">
      <w:pPr>
        <w:pStyle w:val="DissertationOpenning"/>
        <w:spacing w:line="480" w:lineRule="auto"/>
        <w:ind w:firstLine="720"/>
        <w:jc w:val="left"/>
      </w:pPr>
      <w:r>
        <w:t>INTRODUCTION</w:t>
      </w:r>
      <w:r w:rsidR="00366697">
        <w:t xml:space="preserve"> AND BACKGROUND</w:t>
      </w:r>
      <w:r w:rsidR="00651733">
        <w:t xml:space="preserve"> </w:t>
      </w:r>
      <w:r w:rsidR="00B07C79">
        <w:tab/>
      </w:r>
      <w:r w:rsidR="00B07C79">
        <w:tab/>
      </w:r>
      <w:r w:rsidR="00B07C79">
        <w:tab/>
      </w:r>
      <w:r w:rsidR="00B07C79">
        <w:tab/>
      </w:r>
      <w:r w:rsidR="00B07C79">
        <w:tab/>
      </w:r>
      <w:r w:rsidR="00B07C79">
        <w:tab/>
        <w:t>1</w:t>
      </w:r>
    </w:p>
    <w:p w14:paraId="01140097" w14:textId="41273CCF" w:rsidR="005F38D4" w:rsidRDefault="005F38D4" w:rsidP="00651733">
      <w:pPr>
        <w:pStyle w:val="DissertationOpenning"/>
        <w:spacing w:line="480" w:lineRule="auto"/>
        <w:ind w:firstLine="720"/>
        <w:jc w:val="left"/>
      </w:pPr>
      <w:r>
        <w:tab/>
      </w:r>
      <w:r w:rsidR="007C6154">
        <w:t>ORACLES</w:t>
      </w:r>
      <w:r w:rsidR="007C6154">
        <w:tab/>
      </w:r>
      <w:r w:rsidR="007C6154">
        <w:tab/>
      </w:r>
      <w:r w:rsidR="007C6154">
        <w:tab/>
      </w:r>
      <w:r w:rsidR="007C6154">
        <w:tab/>
      </w:r>
      <w:r w:rsidR="007C6154">
        <w:tab/>
      </w:r>
      <w:r w:rsidR="007C6154">
        <w:tab/>
      </w:r>
      <w:r w:rsidR="007C6154">
        <w:tab/>
      </w:r>
      <w:r w:rsidR="007C6154">
        <w:tab/>
      </w:r>
      <w:r w:rsidR="007C6154">
        <w:tab/>
        <w:t>4</w:t>
      </w:r>
    </w:p>
    <w:p w14:paraId="19549A42" w14:textId="136837AE" w:rsidR="007C6154" w:rsidRDefault="007C6154" w:rsidP="00651733">
      <w:pPr>
        <w:pStyle w:val="DissertationOpenning"/>
        <w:spacing w:line="480" w:lineRule="auto"/>
        <w:ind w:firstLine="720"/>
        <w:jc w:val="left"/>
      </w:pPr>
      <w:r>
        <w:tab/>
        <w:t>MOTIVATION</w:t>
      </w:r>
      <w:r>
        <w:tab/>
      </w:r>
      <w:r>
        <w:tab/>
      </w:r>
      <w:r>
        <w:tab/>
      </w:r>
      <w:r>
        <w:tab/>
      </w:r>
      <w:r>
        <w:tab/>
      </w:r>
      <w:r>
        <w:tab/>
      </w:r>
      <w:r>
        <w:tab/>
      </w:r>
      <w:r>
        <w:tab/>
        <w:t>5</w:t>
      </w:r>
    </w:p>
    <w:p w14:paraId="202CCA61" w14:textId="0A610D15" w:rsidR="007C6154" w:rsidRDefault="007C6154" w:rsidP="00651733">
      <w:pPr>
        <w:pStyle w:val="DissertationOpenning"/>
        <w:spacing w:line="480" w:lineRule="auto"/>
        <w:ind w:firstLine="720"/>
        <w:jc w:val="left"/>
      </w:pPr>
      <w:r>
        <w:tab/>
        <w:t>AIRFLOW INVESTIGATIONS</w:t>
      </w:r>
      <w:r>
        <w:tab/>
      </w:r>
      <w:r>
        <w:tab/>
      </w:r>
      <w:r>
        <w:tab/>
      </w:r>
      <w:r>
        <w:tab/>
      </w:r>
      <w:r>
        <w:tab/>
      </w:r>
      <w:r>
        <w:tab/>
        <w:t>7</w:t>
      </w:r>
    </w:p>
    <w:p w14:paraId="483F9B8C" w14:textId="0CDBA9EA" w:rsidR="007C6154" w:rsidRDefault="007C6154" w:rsidP="00651733">
      <w:pPr>
        <w:pStyle w:val="DissertationOpenning"/>
        <w:spacing w:line="480" w:lineRule="auto"/>
        <w:ind w:firstLine="720"/>
        <w:jc w:val="left"/>
      </w:pPr>
      <w:r>
        <w:tab/>
        <w:t>PROPOSED WORK</w:t>
      </w:r>
      <w:r>
        <w:tab/>
      </w:r>
      <w:r>
        <w:tab/>
      </w:r>
      <w:r>
        <w:tab/>
      </w:r>
      <w:r>
        <w:tab/>
      </w:r>
      <w:r>
        <w:tab/>
      </w:r>
      <w:r>
        <w:tab/>
      </w:r>
      <w:r>
        <w:tab/>
      </w:r>
      <w:r>
        <w:tab/>
        <w:t>10</w:t>
      </w:r>
    </w:p>
    <w:p w14:paraId="68A81E26" w14:textId="621230D3" w:rsidR="002C3D95" w:rsidRDefault="002C3D95" w:rsidP="003B52DE">
      <w:pPr>
        <w:pStyle w:val="DissertationOpenning"/>
        <w:spacing w:line="480" w:lineRule="auto"/>
        <w:ind w:firstLine="720"/>
        <w:jc w:val="left"/>
      </w:pPr>
      <w:r>
        <w:t>METHODOLOGY</w:t>
      </w:r>
      <w:r w:rsidR="00651733">
        <w:tab/>
      </w:r>
      <w:r w:rsidR="00651733">
        <w:tab/>
      </w:r>
      <w:r w:rsidR="00651733">
        <w:tab/>
      </w:r>
      <w:r w:rsidR="00651733">
        <w:tab/>
      </w:r>
      <w:r w:rsidR="00651733">
        <w:tab/>
      </w:r>
      <w:r w:rsidR="00651733">
        <w:tab/>
      </w:r>
      <w:r w:rsidR="00651733">
        <w:tab/>
      </w:r>
      <w:r w:rsidR="00651733">
        <w:tab/>
      </w:r>
      <w:r w:rsidR="00651733">
        <w:tab/>
        <w:t>12</w:t>
      </w:r>
    </w:p>
    <w:p w14:paraId="6EE7FF0B" w14:textId="72BB2C40" w:rsidR="007C6154" w:rsidRDefault="007C6154" w:rsidP="003B52DE">
      <w:pPr>
        <w:pStyle w:val="DissertationOpenning"/>
        <w:spacing w:line="480" w:lineRule="auto"/>
        <w:ind w:firstLine="720"/>
        <w:jc w:val="left"/>
      </w:pPr>
      <w:r>
        <w:tab/>
        <w:t>OPENFOAM – PRE-PROCESSING</w:t>
      </w:r>
      <w:r>
        <w:tab/>
      </w:r>
      <w:r>
        <w:tab/>
      </w:r>
      <w:r>
        <w:tab/>
      </w:r>
      <w:r>
        <w:tab/>
      </w:r>
      <w:r>
        <w:tab/>
      </w:r>
      <w:r>
        <w:tab/>
        <w:t>13</w:t>
      </w:r>
    </w:p>
    <w:p w14:paraId="119D8C90" w14:textId="17F61FAC" w:rsidR="007C6154" w:rsidRDefault="007C6154" w:rsidP="003B52DE">
      <w:pPr>
        <w:pStyle w:val="DissertationOpenning"/>
        <w:spacing w:line="480" w:lineRule="auto"/>
        <w:ind w:firstLine="720"/>
        <w:jc w:val="left"/>
      </w:pPr>
      <w:r>
        <w:tab/>
        <w:t>OPENFOAM- SOLVER</w:t>
      </w:r>
      <w:r>
        <w:tab/>
      </w:r>
      <w:r>
        <w:tab/>
      </w:r>
      <w:r>
        <w:tab/>
      </w:r>
      <w:r>
        <w:tab/>
      </w:r>
      <w:r>
        <w:tab/>
      </w:r>
      <w:r>
        <w:tab/>
      </w:r>
      <w:r>
        <w:tab/>
        <w:t>16</w:t>
      </w:r>
    </w:p>
    <w:p w14:paraId="5829D96F" w14:textId="0ED431CE" w:rsidR="007C6154" w:rsidRDefault="007C6154" w:rsidP="003B52DE">
      <w:pPr>
        <w:pStyle w:val="DissertationOpenning"/>
        <w:spacing w:line="480" w:lineRule="auto"/>
        <w:ind w:firstLine="720"/>
        <w:jc w:val="left"/>
      </w:pPr>
      <w:r>
        <w:tab/>
        <w:t xml:space="preserve">OPENFOAM – </w:t>
      </w:r>
      <w:r w:rsidRPr="007C6154">
        <w:rPr>
          <w:i/>
          <w:iCs/>
        </w:rPr>
        <w:t>rhoSimpleFoam</w:t>
      </w:r>
      <w:r>
        <w:rPr>
          <w:i/>
          <w:iCs/>
        </w:rPr>
        <w:t xml:space="preserve"> – </w:t>
      </w:r>
      <w:r>
        <w:t>SUB-MODELS</w:t>
      </w:r>
      <w:r>
        <w:tab/>
      </w:r>
      <w:r>
        <w:tab/>
      </w:r>
      <w:r>
        <w:tab/>
      </w:r>
      <w:r>
        <w:tab/>
        <w:t>19</w:t>
      </w:r>
    </w:p>
    <w:p w14:paraId="7D876647" w14:textId="3B1771D9" w:rsidR="00623504" w:rsidRDefault="00623504" w:rsidP="003B52DE">
      <w:pPr>
        <w:pStyle w:val="DissertationOpenning"/>
        <w:spacing w:line="480" w:lineRule="auto"/>
        <w:ind w:firstLine="720"/>
        <w:jc w:val="left"/>
      </w:pPr>
      <w:r>
        <w:tab/>
        <w:t>OPENFOAM – LAGRANGIAN PARTICLE TRACKING</w:t>
      </w:r>
      <w:r>
        <w:tab/>
      </w:r>
      <w:r>
        <w:tab/>
      </w:r>
      <w:r>
        <w:tab/>
        <w:t>20</w:t>
      </w:r>
    </w:p>
    <w:p w14:paraId="0D777351" w14:textId="4C68AD07" w:rsidR="00623504" w:rsidRDefault="00623504" w:rsidP="003B52DE">
      <w:pPr>
        <w:pStyle w:val="DissertationOpenning"/>
        <w:spacing w:line="480" w:lineRule="auto"/>
        <w:ind w:firstLine="720"/>
        <w:jc w:val="left"/>
      </w:pPr>
      <w:r>
        <w:tab/>
        <w:t>OPENFOAM – CASE DIRECTORY</w:t>
      </w:r>
      <w:r>
        <w:tab/>
      </w:r>
      <w:r>
        <w:tab/>
      </w:r>
      <w:r>
        <w:tab/>
      </w:r>
      <w:r>
        <w:tab/>
      </w:r>
      <w:r>
        <w:tab/>
        <w:t>21</w:t>
      </w:r>
    </w:p>
    <w:p w14:paraId="66C2C7D9" w14:textId="25826348" w:rsidR="00623504" w:rsidRPr="007C6154" w:rsidRDefault="00623504" w:rsidP="003B52DE">
      <w:pPr>
        <w:pStyle w:val="DissertationOpenning"/>
        <w:spacing w:line="480" w:lineRule="auto"/>
        <w:ind w:firstLine="720"/>
        <w:jc w:val="left"/>
      </w:pPr>
      <w:r>
        <w:tab/>
        <w:t>OPENFOAM – NASA P-3 CASES</w:t>
      </w:r>
      <w:r>
        <w:tab/>
      </w:r>
      <w:r>
        <w:tab/>
      </w:r>
      <w:r>
        <w:tab/>
      </w:r>
      <w:r>
        <w:tab/>
      </w:r>
      <w:r>
        <w:tab/>
      </w:r>
      <w:r>
        <w:tab/>
        <w:t>23</w:t>
      </w:r>
    </w:p>
    <w:p w14:paraId="14999370" w14:textId="19A0EA31" w:rsidR="002C3D95" w:rsidRDefault="002C3D95" w:rsidP="003B52DE">
      <w:pPr>
        <w:pStyle w:val="DissertationOpenning"/>
        <w:spacing w:line="480" w:lineRule="auto"/>
        <w:ind w:firstLine="720"/>
        <w:jc w:val="left"/>
      </w:pPr>
      <w:r>
        <w:t>RESULTS</w:t>
      </w:r>
      <w:r w:rsidR="001C6108">
        <w:tab/>
      </w:r>
      <w:r w:rsidR="001C6108">
        <w:tab/>
      </w:r>
      <w:r w:rsidR="001C6108">
        <w:tab/>
      </w:r>
      <w:r w:rsidR="001C6108">
        <w:tab/>
      </w:r>
      <w:r w:rsidR="001C6108">
        <w:tab/>
      </w:r>
      <w:r w:rsidR="001C6108">
        <w:tab/>
      </w:r>
      <w:r w:rsidR="001C6108">
        <w:tab/>
      </w:r>
      <w:r w:rsidR="001C6108">
        <w:tab/>
      </w:r>
      <w:r w:rsidR="001C6108">
        <w:tab/>
        <w:t xml:space="preserve">         N/A</w:t>
      </w:r>
    </w:p>
    <w:p w14:paraId="2BE26DE3" w14:textId="7111ADA9" w:rsidR="002757E7" w:rsidRDefault="002757E7" w:rsidP="003B52DE">
      <w:pPr>
        <w:pStyle w:val="DissertationOpenning"/>
        <w:spacing w:line="480" w:lineRule="auto"/>
        <w:ind w:firstLine="720"/>
        <w:jc w:val="left"/>
      </w:pPr>
      <w:r>
        <w:lastRenderedPageBreak/>
        <w:t>DISCUSSION</w:t>
      </w:r>
      <w:r w:rsidR="001D2090">
        <w:tab/>
      </w:r>
      <w:r w:rsidR="001D2090">
        <w:tab/>
      </w:r>
      <w:r w:rsidR="001D2090">
        <w:tab/>
      </w:r>
      <w:r w:rsidR="001D2090">
        <w:tab/>
      </w:r>
      <w:r w:rsidR="001D2090">
        <w:tab/>
      </w:r>
      <w:r w:rsidR="001D2090">
        <w:tab/>
      </w:r>
      <w:r w:rsidR="001D2090">
        <w:tab/>
      </w:r>
      <w:r w:rsidR="001D2090">
        <w:tab/>
      </w:r>
      <w:r w:rsidR="001D2090">
        <w:tab/>
        <w:t xml:space="preserve">          N/A</w:t>
      </w:r>
    </w:p>
    <w:p w14:paraId="62B9FE49" w14:textId="7400AC4B" w:rsidR="002C3D95" w:rsidRDefault="002C3D95" w:rsidP="003B52DE">
      <w:pPr>
        <w:pStyle w:val="DissertationOpenning"/>
        <w:spacing w:line="480" w:lineRule="auto"/>
        <w:ind w:firstLine="720"/>
        <w:jc w:val="left"/>
      </w:pPr>
      <w:r>
        <w:t>SUMMARY AND CONCLUSIONS</w:t>
      </w:r>
      <w:r w:rsidR="001D2090">
        <w:tab/>
      </w:r>
      <w:r w:rsidR="001D2090">
        <w:tab/>
      </w:r>
      <w:r w:rsidR="001D2090">
        <w:tab/>
      </w:r>
      <w:r w:rsidR="001D2090">
        <w:tab/>
      </w:r>
      <w:r w:rsidR="001D2090">
        <w:tab/>
      </w:r>
      <w:r w:rsidR="001D2090">
        <w:tab/>
        <w:t xml:space="preserve">          N/A</w:t>
      </w:r>
    </w:p>
    <w:p w14:paraId="145D251E" w14:textId="77777777" w:rsidR="002C3D95" w:rsidRDefault="002C3D95" w:rsidP="003B52DE">
      <w:pPr>
        <w:pStyle w:val="DissertationOpenning"/>
        <w:spacing w:line="480" w:lineRule="auto"/>
        <w:jc w:val="left"/>
      </w:pPr>
    </w:p>
    <w:p w14:paraId="29A44CC7" w14:textId="37B455BE" w:rsidR="00290839" w:rsidRDefault="002C3D95" w:rsidP="003B52DE">
      <w:pPr>
        <w:pStyle w:val="DissertationOpenning"/>
        <w:spacing w:line="480" w:lineRule="auto"/>
        <w:jc w:val="left"/>
      </w:pPr>
      <w:r>
        <w:t>REFERENCES</w:t>
      </w:r>
      <w:r w:rsidR="00C45605">
        <w:tab/>
      </w:r>
      <w:r w:rsidR="00C45605">
        <w:tab/>
      </w:r>
      <w:r w:rsidR="00C45605">
        <w:tab/>
      </w:r>
      <w:r w:rsidR="00C45605">
        <w:tab/>
      </w:r>
      <w:r w:rsidR="00C45605">
        <w:tab/>
      </w:r>
      <w:r w:rsidR="00C45605">
        <w:tab/>
      </w:r>
      <w:r w:rsidR="00C45605">
        <w:tab/>
      </w:r>
      <w:r w:rsidR="00C45605">
        <w:tab/>
      </w:r>
      <w:r w:rsidR="00C45605">
        <w:tab/>
      </w:r>
      <w:r w:rsidR="00C45605">
        <w:tab/>
        <w:t>25</w:t>
      </w:r>
    </w:p>
    <w:p w14:paraId="5971F4BF" w14:textId="3F5FC87D" w:rsidR="003B52DE" w:rsidRDefault="00651733" w:rsidP="003B52DE">
      <w:pPr>
        <w:pStyle w:val="DissertationOpenning"/>
        <w:spacing w:line="480" w:lineRule="auto"/>
        <w:jc w:val="left"/>
      </w:pPr>
      <w:r>
        <w:t xml:space="preserve">APPENDIX </w:t>
      </w:r>
      <w:r w:rsidR="001C6108">
        <w:t xml:space="preserve">A – </w:t>
      </w:r>
      <w:r w:rsidR="001C6108" w:rsidRPr="001C6108">
        <w:rPr>
          <w:i/>
          <w:iCs/>
        </w:rPr>
        <w:t>snappyHexMesh</w:t>
      </w:r>
      <w:r w:rsidR="001C6108">
        <w:t xml:space="preserve"> </w:t>
      </w:r>
      <w:r w:rsidR="00EA0250">
        <w:t>CONFIGURATION FILES</w:t>
      </w:r>
      <w:r w:rsidR="00C45605">
        <w:tab/>
      </w:r>
      <w:r w:rsidR="00C45605">
        <w:tab/>
      </w:r>
      <w:r w:rsidR="00C45605">
        <w:tab/>
      </w:r>
      <w:r w:rsidR="00C45605">
        <w:tab/>
        <w:t>29</w:t>
      </w:r>
    </w:p>
    <w:p w14:paraId="6F9C2A0D" w14:textId="6E5EB2B6" w:rsidR="00651733" w:rsidRDefault="00651733" w:rsidP="003B52DE">
      <w:pPr>
        <w:pStyle w:val="DissertationOpenning"/>
        <w:spacing w:line="480" w:lineRule="auto"/>
        <w:jc w:val="left"/>
      </w:pPr>
      <w:r>
        <w:t>APPENDIX B</w:t>
      </w:r>
      <w:r w:rsidR="00EA0250">
        <w:t xml:space="preserve"> – </w:t>
      </w:r>
      <w:r w:rsidR="00EA0250" w:rsidRPr="00C10638">
        <w:rPr>
          <w:i/>
          <w:iCs/>
        </w:rPr>
        <w:t>thermoPhysicalProperties</w:t>
      </w:r>
      <w:r w:rsidR="00EA0250">
        <w:t xml:space="preserve"> CONFIGURATION FILES</w:t>
      </w:r>
      <w:r w:rsidR="00C45605">
        <w:tab/>
      </w:r>
      <w:r w:rsidR="00C45605">
        <w:tab/>
      </w:r>
      <w:r w:rsidR="00C45605">
        <w:tab/>
        <w:t>37</w:t>
      </w:r>
    </w:p>
    <w:p w14:paraId="44B91E3D" w14:textId="718A5B46" w:rsidR="00651733" w:rsidRDefault="00651733" w:rsidP="003B52DE">
      <w:pPr>
        <w:pStyle w:val="DissertationOpenning"/>
        <w:spacing w:line="480" w:lineRule="auto"/>
        <w:jc w:val="left"/>
      </w:pPr>
      <w:r>
        <w:t>APPENDIX C</w:t>
      </w:r>
      <w:r w:rsidR="00C10638">
        <w:t xml:space="preserve"> – BOUNDARY CON</w:t>
      </w:r>
      <w:r w:rsidR="001C6108">
        <w:t>DITIONS CONFIGURATION FILES</w:t>
      </w:r>
      <w:r w:rsidR="00C45605">
        <w:tab/>
      </w:r>
      <w:r w:rsidR="00C45605">
        <w:tab/>
        <w:t>39</w:t>
      </w:r>
    </w:p>
    <w:p w14:paraId="03775964" w14:textId="559A003F" w:rsidR="00651733" w:rsidRDefault="00651733" w:rsidP="003B52DE">
      <w:pPr>
        <w:pStyle w:val="DissertationOpenning"/>
        <w:spacing w:line="480" w:lineRule="auto"/>
        <w:jc w:val="left"/>
      </w:pPr>
      <w:r>
        <w:t>APPENDIX D</w:t>
      </w:r>
      <w:r w:rsidR="001C6108">
        <w:t xml:space="preserve"> – SYSTEM DIRECTORY CONFIGURATION FILES</w:t>
      </w:r>
      <w:r w:rsidR="00C45605">
        <w:tab/>
      </w:r>
      <w:r w:rsidR="00C45605">
        <w:tab/>
      </w:r>
      <w:r w:rsidR="00C45605">
        <w:tab/>
        <w:t>44</w:t>
      </w:r>
    </w:p>
    <w:p w14:paraId="0D031A58" w14:textId="4B1653A5" w:rsidR="003B52DE" w:rsidRDefault="003B52DE" w:rsidP="003B52DE">
      <w:pPr>
        <w:pStyle w:val="DissertationOpenning"/>
        <w:spacing w:line="480" w:lineRule="auto"/>
        <w:jc w:val="left"/>
      </w:pPr>
    </w:p>
    <w:p w14:paraId="3293CB31" w14:textId="6AE6E001" w:rsidR="003B52DE" w:rsidRDefault="003B52DE">
      <w:pPr>
        <w:spacing w:after="160" w:line="259" w:lineRule="auto"/>
      </w:pPr>
      <w:r>
        <w:br w:type="page"/>
      </w:r>
    </w:p>
    <w:p w14:paraId="362C71F6" w14:textId="67335767" w:rsidR="003B52DE" w:rsidRDefault="00D14912" w:rsidP="008F5AEB">
      <w:pPr>
        <w:pStyle w:val="DissertationTables"/>
      </w:pPr>
      <w:r>
        <w:lastRenderedPageBreak/>
        <w:t>LIST OF FIGURES</w:t>
      </w:r>
    </w:p>
    <w:p w14:paraId="56604BB8" w14:textId="1E62E493" w:rsidR="00D14912" w:rsidRPr="00C91C66" w:rsidRDefault="00D14912" w:rsidP="009212C5">
      <w:pPr>
        <w:pStyle w:val="DissertationTables"/>
        <w:ind w:left="0" w:right="0"/>
        <w:jc w:val="left"/>
      </w:pPr>
      <w:r w:rsidRPr="00C91C66">
        <w:t>F</w:t>
      </w:r>
      <w:r w:rsidR="00136DF0">
        <w:t>igure</w:t>
      </w:r>
      <w:r w:rsidR="00136DF0">
        <w:tab/>
      </w:r>
      <w:r w:rsidR="00136DF0">
        <w:tab/>
      </w:r>
      <w:r w:rsidR="00136DF0">
        <w:tab/>
      </w:r>
      <w:r w:rsidR="00136DF0">
        <w:tab/>
      </w:r>
      <w:r w:rsidR="00136DF0">
        <w:tab/>
      </w:r>
      <w:r w:rsidR="00136DF0">
        <w:tab/>
      </w:r>
      <w:r w:rsidR="00136DF0">
        <w:tab/>
      </w:r>
      <w:r w:rsidR="00136DF0">
        <w:tab/>
      </w:r>
      <w:r w:rsidR="00136DF0">
        <w:tab/>
      </w:r>
      <w:r w:rsidR="00DD2D60">
        <w:t xml:space="preserve">     </w:t>
      </w:r>
      <w:r w:rsidR="009212C5">
        <w:tab/>
      </w:r>
      <w:r w:rsidR="009212C5">
        <w:tab/>
      </w:r>
      <w:r w:rsidRPr="00C91C66">
        <w:t>Page</w:t>
      </w:r>
    </w:p>
    <w:p w14:paraId="3B23CDF8" w14:textId="43C2F5D1" w:rsidR="00D14912" w:rsidRDefault="00B5538B" w:rsidP="00F33639">
      <w:pPr>
        <w:pStyle w:val="DissertationTables"/>
        <w:numPr>
          <w:ilvl w:val="0"/>
          <w:numId w:val="1"/>
        </w:numPr>
        <w:tabs>
          <w:tab w:val="left" w:pos="8010"/>
        </w:tabs>
        <w:ind w:right="990"/>
        <w:jc w:val="left"/>
      </w:pPr>
      <w:r w:rsidRPr="00402254">
        <w:t>Cloud Droplet Probe (CDP) mounting locations with respect to the leading with</w:t>
      </w:r>
      <w:r>
        <w:t xml:space="preserve"> </w:t>
      </w:r>
      <w:r w:rsidRPr="00402254">
        <w:t>Respect to the leading edge of the wings on-board the NASA P-3 Orion during</w:t>
      </w:r>
      <w:r>
        <w:t xml:space="preserve"> </w:t>
      </w:r>
      <w:r w:rsidRPr="00402254">
        <w:t>ORACLES 2018 field experiment in Sao Tome. Figure 1-A (Figure 1-B) contains</w:t>
      </w:r>
      <w:r>
        <w:t xml:space="preserve"> </w:t>
      </w:r>
      <w:r w:rsidRPr="00402254">
        <w:t>the Navy (Extended) pylon design with the Langley Airborne Research Center</w:t>
      </w:r>
      <w:r>
        <w:t xml:space="preserve"> </w:t>
      </w:r>
      <w:r w:rsidRPr="00402254">
        <w:t>(Uni. Of Hawaii)</w:t>
      </w:r>
      <w:r>
        <w:t xml:space="preserve"> </w:t>
      </w:r>
      <w:r w:rsidRPr="00402254">
        <w:t>CDP</w:t>
      </w:r>
      <w:r w:rsidR="001D3571">
        <w:t>………………………</w:t>
      </w:r>
      <w:r w:rsidR="00F33639">
        <w:t>……………….</w:t>
      </w:r>
      <w:r w:rsidR="005764B6">
        <w:t xml:space="preserve"> </w:t>
      </w:r>
      <w:r w:rsidR="005764B6">
        <w:tab/>
        <w:t xml:space="preserve">     </w:t>
      </w:r>
      <w:r w:rsidR="00007E5B">
        <w:t>8</w:t>
      </w:r>
    </w:p>
    <w:p w14:paraId="0897A2AF" w14:textId="53A31352" w:rsidR="00216E7E" w:rsidRDefault="008852EB" w:rsidP="00F33639">
      <w:pPr>
        <w:pStyle w:val="DissertationTables"/>
        <w:numPr>
          <w:ilvl w:val="0"/>
          <w:numId w:val="1"/>
        </w:numPr>
        <w:tabs>
          <w:tab w:val="left" w:pos="8010"/>
        </w:tabs>
        <w:ind w:right="990"/>
        <w:jc w:val="left"/>
      </w:pPr>
      <w:r w:rsidRPr="008852EB">
        <w:t>Three-dimensional computer-aided design (CAD) models of the NASA P-3 Navy pylon configuration (Figure 2-A) and Extended pylon configuration (Figure 2-B). Each configuration contains designs for the Cloud Droplet Probe and “bullet” canister used during ORACLES 2018</w:t>
      </w:r>
      <w:r w:rsidR="001204CD">
        <w:t>…………………………….</w:t>
      </w:r>
      <w:r w:rsidR="00962EB3">
        <w:tab/>
        <w:t xml:space="preserve">   </w:t>
      </w:r>
      <w:r w:rsidR="00CB1160">
        <w:t>14</w:t>
      </w:r>
    </w:p>
    <w:p w14:paraId="295D3BAD" w14:textId="0B6FBFE6" w:rsidR="008852EB" w:rsidRDefault="00216E7E" w:rsidP="00F33639">
      <w:pPr>
        <w:pStyle w:val="DissertationTables"/>
        <w:numPr>
          <w:ilvl w:val="0"/>
          <w:numId w:val="1"/>
        </w:numPr>
        <w:tabs>
          <w:tab w:val="left" w:pos="8010"/>
        </w:tabs>
        <w:ind w:right="990"/>
        <w:jc w:val="left"/>
      </w:pPr>
      <w:r w:rsidRPr="00216E7E">
        <w:t xml:space="preserve">From Greenshields (2016), example of the mesh generation from the </w:t>
      </w:r>
      <w:r w:rsidRPr="00216E7E">
        <w:rPr>
          <w:i/>
          <w:iCs/>
        </w:rPr>
        <w:t>snappyHexMesh</w:t>
      </w:r>
      <w:r w:rsidRPr="00216E7E">
        <w:t xml:space="preserve"> meshing tool (Fig. 5.8, Fig 5.10, Fig 5.11, and 5.13 in paper)</w:t>
      </w:r>
      <w:r w:rsidR="00CB1160">
        <w:t>..</w:t>
      </w:r>
      <w:r w:rsidR="00CB1160">
        <w:tab/>
        <w:t xml:space="preserve">   16</w:t>
      </w:r>
    </w:p>
    <w:p w14:paraId="2A0C2CFF" w14:textId="3491DC32" w:rsidR="00F93904" w:rsidRDefault="00F93904" w:rsidP="00F33639">
      <w:pPr>
        <w:pStyle w:val="DissertationTables"/>
        <w:numPr>
          <w:ilvl w:val="0"/>
          <w:numId w:val="1"/>
        </w:numPr>
        <w:tabs>
          <w:tab w:val="left" w:pos="8010"/>
        </w:tabs>
        <w:ind w:right="990"/>
        <w:jc w:val="left"/>
      </w:pPr>
      <w:r w:rsidRPr="00F93904">
        <w:t>Mach Number for the NASA P-3 Orion during in-situ cloud sampling throughout ORACLES. Shading for each violin plot represents data distribution. Black (red) lines indicate mean (median) of the distribution</w:t>
      </w:r>
      <w:r>
        <w:t>……...</w:t>
      </w:r>
      <w:r w:rsidR="00CB1160">
        <w:tab/>
        <w:t xml:space="preserve">   </w:t>
      </w:r>
      <w:r w:rsidR="00690451">
        <w:t>17</w:t>
      </w:r>
    </w:p>
    <w:p w14:paraId="7EF133B0" w14:textId="696F8B8E" w:rsidR="00D83BDD" w:rsidRPr="00256E9C" w:rsidRDefault="00D83BDD" w:rsidP="00F33639">
      <w:pPr>
        <w:pStyle w:val="DissertationTables"/>
        <w:numPr>
          <w:ilvl w:val="0"/>
          <w:numId w:val="1"/>
        </w:numPr>
        <w:tabs>
          <w:tab w:val="left" w:pos="8010"/>
        </w:tabs>
        <w:ind w:right="990"/>
        <w:jc w:val="left"/>
      </w:pPr>
      <w:r w:rsidRPr="00222BA9">
        <w:rPr>
          <w:color w:val="auto"/>
          <w:szCs w:val="24"/>
        </w:rPr>
        <w:t>Directory structure for the OpenFOAM solver, rhoSimpleFoam, for the NASA_P3_extendedPylon_v2_tas120_aoa0_900T33 case. Listed are all required files for processing. Names listed within brackets indicate a directory.</w:t>
      </w:r>
      <w:r>
        <w:rPr>
          <w:color w:val="auto"/>
          <w:szCs w:val="24"/>
        </w:rPr>
        <w:t>.</w:t>
      </w:r>
      <w:r w:rsidR="00690451">
        <w:rPr>
          <w:color w:val="auto"/>
          <w:szCs w:val="24"/>
        </w:rPr>
        <w:tab/>
        <w:t xml:space="preserve">   22</w:t>
      </w:r>
    </w:p>
    <w:p w14:paraId="0D9B23F3" w14:textId="285C0779" w:rsidR="00EF1C6B" w:rsidRDefault="00256E9C" w:rsidP="00415B87">
      <w:pPr>
        <w:pStyle w:val="DissertationTables"/>
        <w:numPr>
          <w:ilvl w:val="0"/>
          <w:numId w:val="1"/>
        </w:numPr>
        <w:tabs>
          <w:tab w:val="left" w:pos="8010"/>
        </w:tabs>
        <w:ind w:right="990"/>
        <w:jc w:val="left"/>
      </w:pPr>
      <w:r w:rsidRPr="00256E9C">
        <w:rPr>
          <w:color w:val="auto"/>
          <w:szCs w:val="24"/>
        </w:rPr>
        <w:t>ORACLES aircraft environmental parameters used to initialize the rhoSimpleFoam solver</w:t>
      </w:r>
      <w:r>
        <w:rPr>
          <w:color w:val="auto"/>
          <w:szCs w:val="24"/>
        </w:rPr>
        <w:t>…………………………………………………………..</w:t>
      </w:r>
      <w:r w:rsidR="00690451">
        <w:rPr>
          <w:color w:val="auto"/>
          <w:szCs w:val="24"/>
        </w:rPr>
        <w:tab/>
        <w:t xml:space="preserve">   24</w:t>
      </w:r>
    </w:p>
    <w:p w14:paraId="19037829" w14:textId="35258653" w:rsidR="00EF1C6B" w:rsidRDefault="00EF1C6B">
      <w:pPr>
        <w:spacing w:after="160" w:line="259" w:lineRule="auto"/>
      </w:pPr>
      <w:r>
        <w:br w:type="page"/>
      </w:r>
    </w:p>
    <w:p w14:paraId="7B9EF84A" w14:textId="700C0DA9" w:rsidR="00EF1C6B" w:rsidRDefault="00EF1C6B" w:rsidP="00EF1C6B">
      <w:pPr>
        <w:pStyle w:val="DissertationTables"/>
      </w:pPr>
      <w:r>
        <w:lastRenderedPageBreak/>
        <w:t>LIST OF TABLES</w:t>
      </w:r>
    </w:p>
    <w:p w14:paraId="19750555" w14:textId="395A47F3" w:rsidR="00EF1C6B" w:rsidRDefault="00EF1C6B" w:rsidP="00EF1C6B">
      <w:pPr>
        <w:pStyle w:val="DissertationTables"/>
      </w:pPr>
    </w:p>
    <w:p w14:paraId="57870659" w14:textId="71ABC4BE" w:rsidR="00EF1C6B" w:rsidRDefault="00EF1C6B" w:rsidP="00932CBC">
      <w:pPr>
        <w:pStyle w:val="DissertationOpenning"/>
        <w:jc w:val="left"/>
      </w:pPr>
      <w:r>
        <w:t>Table</w:t>
      </w:r>
      <w:r>
        <w:tab/>
      </w:r>
      <w:r>
        <w:tab/>
      </w:r>
      <w:r>
        <w:tab/>
      </w:r>
      <w:r>
        <w:tab/>
      </w:r>
      <w:r>
        <w:tab/>
      </w:r>
      <w:r>
        <w:tab/>
      </w:r>
      <w:r>
        <w:tab/>
      </w:r>
      <w:r>
        <w:tab/>
        <w:t xml:space="preserve">         </w:t>
      </w:r>
      <w:r w:rsidR="00932CBC">
        <w:tab/>
      </w:r>
      <w:r w:rsidR="00932CBC">
        <w:tab/>
      </w:r>
      <w:r>
        <w:t xml:space="preserve"> </w:t>
      </w:r>
      <w:r w:rsidR="00932CBC">
        <w:tab/>
      </w:r>
      <w:r>
        <w:t>Page</w:t>
      </w:r>
    </w:p>
    <w:p w14:paraId="20E554BC" w14:textId="65A5FA4D" w:rsidR="00CB3E0A" w:rsidRPr="00415B87" w:rsidRDefault="001A4911" w:rsidP="00415B87">
      <w:pPr>
        <w:pStyle w:val="DissertationTables"/>
        <w:numPr>
          <w:ilvl w:val="0"/>
          <w:numId w:val="5"/>
        </w:numPr>
        <w:spacing w:after="0"/>
        <w:ind w:right="540"/>
        <w:jc w:val="left"/>
        <w:rPr>
          <w:i/>
          <w:iCs/>
        </w:rPr>
      </w:pPr>
      <w:r w:rsidRPr="001A4911">
        <w:t>Description of the configuration of the compressible flow simulations to investigate airflow around the NASA P-3</w:t>
      </w:r>
      <w:r w:rsidR="001E06B2">
        <w:t>………………………………</w:t>
      </w:r>
      <w:r w:rsidR="008C052B">
        <w:t>.</w:t>
      </w:r>
      <w:r w:rsidR="008C052B">
        <w:tab/>
        <w:t xml:space="preserve">    </w:t>
      </w:r>
      <w:r w:rsidR="008C052B">
        <w:rPr>
          <w:rStyle w:val="DissertationOpenningChar"/>
        </w:rPr>
        <w:t>23</w:t>
      </w:r>
    </w:p>
    <w:p w14:paraId="5E663898" w14:textId="1295FE9B" w:rsidR="00CB3E0A" w:rsidRDefault="00CB3E0A">
      <w:pPr>
        <w:spacing w:after="160" w:line="259" w:lineRule="auto"/>
      </w:pPr>
      <w:r>
        <w:br w:type="page"/>
      </w:r>
    </w:p>
    <w:p w14:paraId="1F553C8E" w14:textId="065C083A" w:rsidR="00CB3E0A" w:rsidRDefault="00CB3E0A" w:rsidP="00F16B73">
      <w:pPr>
        <w:jc w:val="center"/>
      </w:pPr>
      <w:r>
        <w:lastRenderedPageBreak/>
        <w:t>ACKNOWLEDGEMENTS</w:t>
      </w:r>
    </w:p>
    <w:p w14:paraId="13B44F8C" w14:textId="075C635D" w:rsidR="009D0F5D" w:rsidRDefault="009D0F5D" w:rsidP="00F16B73"/>
    <w:p w14:paraId="01592CBB" w14:textId="6F329FE5" w:rsidR="00E600B8" w:rsidRDefault="00E600B8" w:rsidP="00F16B73">
      <w:pPr>
        <w:rPr>
          <w:rFonts w:cs="Times New Roman"/>
        </w:rPr>
      </w:pPr>
      <w:r w:rsidRPr="00B72471">
        <w:rPr>
          <w:rFonts w:cs="Times New Roman"/>
          <w:szCs w:val="24"/>
        </w:rPr>
        <w:t>I wish to express my sincere appreciation to the members of my advisory Committee for their guidance and support during my time in the Doctor of Philosophy program at the University of North Dakota</w:t>
      </w:r>
      <w:r>
        <w:rPr>
          <w:rFonts w:cs="Times New Roman"/>
        </w:rPr>
        <w:t>.</w:t>
      </w:r>
    </w:p>
    <w:p w14:paraId="042D1167" w14:textId="335E538C" w:rsidR="00F16B73" w:rsidDel="00415B87" w:rsidRDefault="00F16B73" w:rsidP="00F16B73">
      <w:pPr>
        <w:rPr>
          <w:del w:id="2" w:author="David Delene" w:date="2022-05-18T05:27:00Z"/>
          <w:rFonts w:cs="Times New Roman"/>
        </w:rPr>
      </w:pPr>
    </w:p>
    <w:p w14:paraId="5AA5756B" w14:textId="66B7780D" w:rsidR="00F16B73" w:rsidDel="00415B87" w:rsidRDefault="00F16B73" w:rsidP="00F16B73">
      <w:pPr>
        <w:rPr>
          <w:del w:id="3" w:author="David Delene" w:date="2022-05-18T05:27:00Z"/>
          <w:rFonts w:cs="Times New Roman"/>
        </w:rPr>
      </w:pPr>
    </w:p>
    <w:p w14:paraId="5DA14199" w14:textId="0E5E65A0" w:rsidR="00F16B73" w:rsidRDefault="00F16B73">
      <w:pPr>
        <w:spacing w:after="160" w:line="259" w:lineRule="auto"/>
        <w:rPr>
          <w:rFonts w:cs="Times New Roman"/>
        </w:rPr>
      </w:pPr>
      <w:r>
        <w:rPr>
          <w:rFonts w:cs="Times New Roman"/>
        </w:rPr>
        <w:br w:type="page"/>
      </w:r>
    </w:p>
    <w:p w14:paraId="566D52D6" w14:textId="69016BCF" w:rsidR="00F16B73" w:rsidRDefault="00F16B73" w:rsidP="002816E8">
      <w:pPr>
        <w:jc w:val="center"/>
        <w:rPr>
          <w:rFonts w:cs="Times New Roman"/>
        </w:rPr>
      </w:pPr>
    </w:p>
    <w:p w14:paraId="7691DCAE" w14:textId="54CC0269" w:rsidR="002816E8" w:rsidRDefault="002816E8" w:rsidP="002816E8">
      <w:pPr>
        <w:jc w:val="center"/>
        <w:rPr>
          <w:rFonts w:cs="Times New Roman"/>
        </w:rPr>
      </w:pPr>
    </w:p>
    <w:p w14:paraId="31855215" w14:textId="62AAC499" w:rsidR="002816E8" w:rsidRDefault="002816E8" w:rsidP="002816E8">
      <w:pPr>
        <w:jc w:val="center"/>
        <w:rPr>
          <w:rFonts w:cs="Times New Roman"/>
        </w:rPr>
      </w:pPr>
    </w:p>
    <w:p w14:paraId="4C44FAAC" w14:textId="0D517134" w:rsidR="002816E8" w:rsidRDefault="002816E8" w:rsidP="002816E8">
      <w:pPr>
        <w:jc w:val="center"/>
        <w:rPr>
          <w:rFonts w:cs="Times New Roman"/>
        </w:rPr>
      </w:pPr>
    </w:p>
    <w:p w14:paraId="08708DC5" w14:textId="60FB62AE" w:rsidR="002816E8" w:rsidRDefault="002816E8" w:rsidP="002816E8">
      <w:pPr>
        <w:jc w:val="center"/>
        <w:rPr>
          <w:rFonts w:cs="Times New Roman"/>
        </w:rPr>
      </w:pPr>
    </w:p>
    <w:p w14:paraId="27059C2E" w14:textId="1D456AED" w:rsidR="002816E8" w:rsidRDefault="002816E8" w:rsidP="002816E8">
      <w:pPr>
        <w:jc w:val="center"/>
        <w:rPr>
          <w:rFonts w:cs="Times New Roman"/>
        </w:rPr>
      </w:pPr>
    </w:p>
    <w:p w14:paraId="0B23D440" w14:textId="5C6D1321" w:rsidR="002816E8" w:rsidRDefault="002816E8" w:rsidP="002816E8">
      <w:pPr>
        <w:spacing w:line="240" w:lineRule="auto"/>
        <w:jc w:val="center"/>
        <w:rPr>
          <w:rFonts w:cs="Times New Roman"/>
        </w:rPr>
      </w:pPr>
      <w:r>
        <w:rPr>
          <w:rFonts w:cs="Times New Roman"/>
        </w:rPr>
        <w:t xml:space="preserve">To my mom and dad, </w:t>
      </w:r>
    </w:p>
    <w:p w14:paraId="5F83C40F" w14:textId="43178C74" w:rsidR="002816E8" w:rsidRDefault="002816E8" w:rsidP="002816E8">
      <w:pPr>
        <w:spacing w:line="240" w:lineRule="auto"/>
        <w:jc w:val="center"/>
        <w:rPr>
          <w:rFonts w:cs="Times New Roman"/>
        </w:rPr>
      </w:pPr>
      <w:r>
        <w:rPr>
          <w:rFonts w:cs="Times New Roman"/>
        </w:rPr>
        <w:t xml:space="preserve">Thank you for the support and encouragement these many years. </w:t>
      </w:r>
    </w:p>
    <w:p w14:paraId="7E5C8E6B" w14:textId="3659183C" w:rsidR="009D0F5D" w:rsidRDefault="009D0F5D" w:rsidP="00CB3E0A">
      <w:pPr>
        <w:pStyle w:val="DissertationTables"/>
      </w:pPr>
    </w:p>
    <w:p w14:paraId="130383CD" w14:textId="08E40653" w:rsidR="002816E8" w:rsidRDefault="002816E8" w:rsidP="00CB3E0A">
      <w:pPr>
        <w:pStyle w:val="DissertationTables"/>
      </w:pPr>
    </w:p>
    <w:p w14:paraId="2ED35022" w14:textId="7BB5E1BE" w:rsidR="002816E8" w:rsidRDefault="002816E8" w:rsidP="00CB3E0A">
      <w:pPr>
        <w:pStyle w:val="DissertationTables"/>
      </w:pPr>
    </w:p>
    <w:p w14:paraId="0BA23B79" w14:textId="69D057C3" w:rsidR="002816E8" w:rsidRDefault="002816E8">
      <w:pPr>
        <w:spacing w:after="160" w:line="259" w:lineRule="auto"/>
      </w:pPr>
      <w:r>
        <w:br w:type="page"/>
      </w:r>
    </w:p>
    <w:p w14:paraId="78C3C6A0" w14:textId="7130C14D" w:rsidR="002816E8" w:rsidRDefault="002816E8" w:rsidP="002816E8">
      <w:pPr>
        <w:pStyle w:val="DissertationOpenning"/>
      </w:pPr>
      <w:r>
        <w:lastRenderedPageBreak/>
        <w:t>ABSTRACT</w:t>
      </w:r>
    </w:p>
    <w:p w14:paraId="7674A932" w14:textId="748BD7AD" w:rsidR="00DC220C" w:rsidRDefault="00DC220C" w:rsidP="002816E8">
      <w:pPr>
        <w:pStyle w:val="DissertationOpenning"/>
      </w:pPr>
    </w:p>
    <w:p w14:paraId="33DDF312" w14:textId="0AB5824F" w:rsidR="00DC220C" w:rsidRDefault="00DC220C" w:rsidP="002816E8">
      <w:pPr>
        <w:pStyle w:val="DissertationOpenning"/>
      </w:pPr>
      <w:r w:rsidRPr="003047A9">
        <w:rPr>
          <w:highlight w:val="yellow"/>
        </w:rPr>
        <w:t>In progress…</w:t>
      </w:r>
      <w:r>
        <w:t xml:space="preserve"> </w:t>
      </w:r>
    </w:p>
    <w:p w14:paraId="3DE5FCA6" w14:textId="3B1A386F" w:rsidR="002816E8" w:rsidRDefault="002816E8" w:rsidP="002816E8">
      <w:pPr>
        <w:pStyle w:val="DissertationOpenning"/>
      </w:pPr>
    </w:p>
    <w:p w14:paraId="44C19C44" w14:textId="77777777" w:rsidR="00E0369D" w:rsidRPr="00DC220C" w:rsidRDefault="00E0369D" w:rsidP="00314D1D">
      <w:pPr>
        <w:pStyle w:val="ListParagraph"/>
        <w:spacing w:line="720" w:lineRule="auto"/>
        <w:ind w:left="0" w:firstLine="360"/>
        <w:rPr>
          <w:rFonts w:cs="Times New Roman"/>
          <w:i/>
          <w:iCs/>
          <w:szCs w:val="24"/>
        </w:rPr>
      </w:pPr>
      <w:r w:rsidRPr="00DC220C">
        <w:rPr>
          <w:rFonts w:cs="Times New Roman"/>
          <w:i/>
          <w:iCs/>
          <w:szCs w:val="24"/>
        </w:rPr>
        <w:t>The abstract should be a succinct summary of the thesis/dissertation in three parts: a presentation of the problem, account of the research and methods used, and the conclusions of the research. There is no word limit on your abstract. However, ProQuest publishes print indexes that include citations and abstracts of all dissertations and theses published by ProQuest/UMI. These print indexes require limits of 350 words for doctoral dissertations and 150 words for master’s theses. In the editorial process for these print publications, ProQuest/UMI will simply truncate your abstract if it exceeds these word limits and remove any non-text content. You may wish to limit the length of your abstract if this concerns you.</w:t>
      </w:r>
    </w:p>
    <w:p w14:paraId="6663AF46" w14:textId="77777777" w:rsidR="00FA3CFC" w:rsidRDefault="00FA3CFC">
      <w:pPr>
        <w:spacing w:after="160" w:line="259" w:lineRule="auto"/>
        <w:sectPr w:rsidR="00FA3CFC" w:rsidSect="00385EEF">
          <w:footerReference w:type="default" r:id="rId8"/>
          <w:footerReference w:type="first" r:id="rId9"/>
          <w:pgSz w:w="12240" w:h="15840"/>
          <w:pgMar w:top="2880" w:right="1440" w:bottom="1440" w:left="1800" w:header="720" w:footer="720" w:gutter="0"/>
          <w:pgNumType w:fmt="lowerRoman"/>
          <w:cols w:space="720"/>
          <w:titlePg/>
          <w:docGrid w:linePitch="360"/>
        </w:sectPr>
      </w:pPr>
    </w:p>
    <w:p w14:paraId="49858745" w14:textId="23CFBE7D" w:rsidR="002816E8" w:rsidRDefault="00AB470F" w:rsidP="002816E8">
      <w:pPr>
        <w:pStyle w:val="DissertationOpenning"/>
      </w:pPr>
      <w:r>
        <w:lastRenderedPageBreak/>
        <w:t>CHAPTER I</w:t>
      </w:r>
    </w:p>
    <w:p w14:paraId="73CB91A8" w14:textId="639FC879" w:rsidR="00AB470F" w:rsidRDefault="00AB470F" w:rsidP="002816E8">
      <w:pPr>
        <w:pStyle w:val="DissertationOpenning"/>
      </w:pPr>
    </w:p>
    <w:p w14:paraId="03DAC046" w14:textId="1C20F275" w:rsidR="00AB470F" w:rsidRDefault="00AB470F" w:rsidP="002816E8">
      <w:pPr>
        <w:pStyle w:val="DissertationOpenning"/>
        <w:rPr>
          <w:del w:id="4" w:author="Joseph O'Brien" w:date="2021-11-05T22:04:00Z"/>
        </w:rPr>
      </w:pPr>
      <w:r>
        <w:t>INTRODUCTION</w:t>
      </w:r>
    </w:p>
    <w:p w14:paraId="37022B86" w14:textId="694C9648" w:rsidR="00AB66F3" w:rsidRDefault="00AB66F3" w:rsidP="002816E8">
      <w:pPr>
        <w:pStyle w:val="DissertationOpenning"/>
        <w:rPr>
          <w:del w:id="5" w:author="Joseph O'Brien" w:date="2021-11-05T22:04:00Z"/>
        </w:rPr>
      </w:pPr>
    </w:p>
    <w:p w14:paraId="5075B1BA" w14:textId="20225C71" w:rsidR="00937247" w:rsidRDefault="00A63F2B" w:rsidP="00D93677">
      <w:pPr>
        <w:pStyle w:val="DissertationOpenning"/>
      </w:pPr>
      <w:r>
        <w:t xml:space="preserve"> AND BACKGROUND</w:t>
      </w:r>
    </w:p>
    <w:p w14:paraId="61412A40" w14:textId="77777777" w:rsidR="00DA7A29" w:rsidRDefault="00DA7A29" w:rsidP="00DA7A29">
      <w:pPr>
        <w:pStyle w:val="DissertationOpenning"/>
      </w:pPr>
    </w:p>
    <w:p w14:paraId="4F2F5A82" w14:textId="750E69E3" w:rsidR="00301FA8" w:rsidRDefault="00F801E2">
      <w:pPr>
        <w:sectPr w:rsidR="00301FA8" w:rsidSect="00D93677">
          <w:footerReference w:type="first" r:id="rId10"/>
          <w:pgSz w:w="12240" w:h="15840"/>
          <w:pgMar w:top="2880" w:right="1440" w:bottom="1440" w:left="1800" w:header="720" w:footer="720" w:gutter="0"/>
          <w:lnNumType w:countBy="1" w:restart="continuous"/>
          <w:pgNumType w:start="1"/>
          <w:cols w:space="720"/>
          <w:titlePg/>
          <w:docGrid w:linePitch="360"/>
        </w:sectPr>
        <w:pPrChange w:id="6" w:author="David Delene" w:date="2022-05-18T16:38:00Z">
          <w:pPr>
            <w:ind w:firstLine="720"/>
          </w:pPr>
        </w:pPrChange>
      </w:pPr>
      <w:commentRangeStart w:id="7"/>
      <w:commentRangeStart w:id="8"/>
      <w:r>
        <w:t>One</w:t>
      </w:r>
      <w:commentRangeEnd w:id="7"/>
      <w:commentRangeEnd w:id="8"/>
      <w:r w:rsidR="003632D5">
        <w:rPr>
          <w:rStyle w:val="CommentReference"/>
        </w:rPr>
        <w:commentReference w:id="7"/>
      </w:r>
      <w:r w:rsidR="00C0442D">
        <w:rPr>
          <w:rStyle w:val="CommentReference"/>
        </w:rPr>
        <w:commentReference w:id="8"/>
      </w:r>
      <w:r>
        <w:t xml:space="preserve"> of the largest remaining uncertainties within </w:t>
      </w:r>
      <w:r w:rsidR="005F5301">
        <w:t>anthropogenic</w:t>
      </w:r>
      <w:r w:rsidR="009D388B">
        <w:t xml:space="preserve"> </w:t>
      </w:r>
      <w:r w:rsidR="005F5301">
        <w:t xml:space="preserve">climate forcing </w:t>
      </w:r>
      <w:r w:rsidR="004D1AD1">
        <w:t>are</w:t>
      </w:r>
      <w:r w:rsidR="005F5301">
        <w:t xml:space="preserve"> the impact</w:t>
      </w:r>
      <w:r w:rsidR="004D1AD1">
        <w:t>s</w:t>
      </w:r>
      <w:r w:rsidR="005F5301">
        <w:t xml:space="preserve"> </w:t>
      </w:r>
      <w:r w:rsidR="001D78FB">
        <w:t>of atmospheric aerosols</w:t>
      </w:r>
      <w:r w:rsidR="00081397">
        <w:t xml:space="preserve">. </w:t>
      </w:r>
      <w:commentRangeStart w:id="9"/>
      <w:commentRangeStart w:id="10"/>
      <w:commentRangeStart w:id="11"/>
      <w:r w:rsidR="00081397">
        <w:t xml:space="preserve">Aerosols are </w:t>
      </w:r>
      <w:r w:rsidR="004D1835">
        <w:t>a colloidal system in which the dispersed phased is composed of either solid or liquid particles, and the dispersion medium is some gas, typically air (</w:t>
      </w:r>
      <w:r w:rsidR="00D93677">
        <w:t>SOURCE</w:t>
      </w:r>
      <w:r w:rsidR="004D1835">
        <w:t xml:space="preserve">). </w:t>
      </w:r>
      <w:r w:rsidR="00A81F4B">
        <w:t xml:space="preserve">Common examples of aerosols are smoke, dust, pollen, and salt. </w:t>
      </w:r>
      <w:r w:rsidR="00AF23FB">
        <w:t>Aerosols are typically classified by their location</w:t>
      </w:r>
      <w:r w:rsidR="00D32B34">
        <w:t xml:space="preserve"> (e.g. urban, rural, desert</w:t>
      </w:r>
      <w:r w:rsidR="003453E6">
        <w:t>, etc.</w:t>
      </w:r>
      <w:r w:rsidR="00D32B34">
        <w:t xml:space="preserve">), type (e.g. continental or marine), and origin (e.g. natural or anthropogenic). </w:t>
      </w:r>
      <w:r w:rsidR="00B333FF">
        <w:t xml:space="preserve">For each of these classifications, the size distribution </w:t>
      </w:r>
      <w:r w:rsidR="00E63969">
        <w:t xml:space="preserve">and </w:t>
      </w:r>
      <w:r w:rsidR="005D5457">
        <w:t xml:space="preserve">composition </w:t>
      </w:r>
      <w:r w:rsidR="00E63969">
        <w:t xml:space="preserve">of atmospheric aerosols </w:t>
      </w:r>
      <w:r w:rsidR="000032BA">
        <w:t>are</w:t>
      </w:r>
      <w:r w:rsidR="00E63969">
        <w:t xml:space="preserve"> diverse and </w:t>
      </w:r>
      <w:r w:rsidR="00F76843">
        <w:t>can be described with</w:t>
      </w:r>
      <w:r w:rsidR="00A316EC">
        <w:t xml:space="preserve"> three modes: </w:t>
      </w:r>
      <w:r w:rsidR="000032BA">
        <w:t>A</w:t>
      </w:r>
      <w:r w:rsidR="00A316EC">
        <w:t xml:space="preserve">itken, </w:t>
      </w:r>
      <w:r w:rsidR="000032BA">
        <w:t>a</w:t>
      </w:r>
      <w:r w:rsidR="00A316EC">
        <w:t xml:space="preserve">ccumulation, and </w:t>
      </w:r>
      <w:r w:rsidR="000032BA">
        <w:t>c</w:t>
      </w:r>
      <w:r w:rsidR="00A316EC">
        <w:t xml:space="preserve">oarse. </w:t>
      </w:r>
      <w:r w:rsidR="0085484D">
        <w:t>Within the Aitken mode, aerosol</w:t>
      </w:r>
      <w:r w:rsidR="00900D85">
        <w:t xml:space="preserve"> radii are smaller than 0.1 microns </w:t>
      </w:r>
      <w:r w:rsidR="009C7558">
        <w:t xml:space="preserve">and are formed by </w:t>
      </w:r>
      <w:r w:rsidR="000B2C0B">
        <w:t xml:space="preserve">chemical </w:t>
      </w:r>
      <w:r w:rsidR="00CA5834">
        <w:t>conversion from gas to liquid or solid particulates.</w:t>
      </w:r>
      <w:r w:rsidR="00621402">
        <w:t xml:space="preserve"> Aitken mode aerosols </w:t>
      </w:r>
      <w:r w:rsidR="00B3784C">
        <w:t>typically grow rapidly and coagulate to form accumulation mode aerosols</w:t>
      </w:r>
      <w:r w:rsidR="0040394B">
        <w:t>,</w:t>
      </w:r>
      <w:r w:rsidR="00EC5C0E">
        <w:t xml:space="preserve"> or aerosol</w:t>
      </w:r>
      <w:r w:rsidR="00BC3D65">
        <w:t>s with radii between 0.1 microns and 1 micron</w:t>
      </w:r>
      <w:r w:rsidR="0040394B">
        <w:t xml:space="preserve">s. </w:t>
      </w:r>
      <w:r w:rsidR="00867ADD">
        <w:t xml:space="preserve">Within this </w:t>
      </w:r>
      <w:r w:rsidR="008D1703">
        <w:t>accumulation mode</w:t>
      </w:r>
      <w:r w:rsidR="00867ADD">
        <w:t xml:space="preserve">, aerosols are too small to be removed from the atmosphere through sedimentation, and </w:t>
      </w:r>
      <w:r w:rsidR="00CA7D26">
        <w:t>thus accumulate until scavenged</w:t>
      </w:r>
      <w:r w:rsidR="009D5F30">
        <w:t>, or removed,</w:t>
      </w:r>
      <w:r w:rsidR="00CA7D26">
        <w:t xml:space="preserve"> by cloud droplets </w:t>
      </w:r>
      <w:r w:rsidR="005B4214">
        <w:t xml:space="preserve">and </w:t>
      </w:r>
      <w:r w:rsidR="00CA7D26">
        <w:t>rainfall.</w:t>
      </w:r>
      <w:r w:rsidR="00CA0CD1">
        <w:t xml:space="preserve"> </w:t>
      </w:r>
      <w:r w:rsidR="00C3723A">
        <w:t xml:space="preserve">To be scavenged by cloud </w:t>
      </w:r>
      <w:r w:rsidR="00E833EB">
        <w:t xml:space="preserve">droplets, hygroscopic aerosols </w:t>
      </w:r>
      <w:r w:rsidR="00022168">
        <w:t xml:space="preserve">can serve as nuclei </w:t>
      </w:r>
      <w:r w:rsidR="00E6514E">
        <w:t xml:space="preserve">on which water condenses at </w:t>
      </w:r>
      <w:r w:rsidR="00BD3F8D">
        <w:t>typical atmospheric supersaturations (</w:t>
      </w:r>
      <w:r w:rsidR="00BD3F8D" w:rsidRPr="00BD3F8D">
        <w:rPr>
          <w:highlight w:val="yellow"/>
        </w:rPr>
        <w:t>AMS GLOSSARY</w:t>
      </w:r>
      <w:r w:rsidR="00BD3F8D">
        <w:t>)</w:t>
      </w:r>
      <w:r w:rsidR="00C13BA2">
        <w:t>.</w:t>
      </w:r>
      <w:r w:rsidR="00DE1ACF">
        <w:t xml:space="preserve"> These aerosols are known as cloud condensation nuclei (CCN).</w:t>
      </w:r>
      <w:r w:rsidR="00CA7D26">
        <w:t xml:space="preserve"> </w:t>
      </w:r>
      <w:r w:rsidR="001615B2">
        <w:t xml:space="preserve">Coarse mode aerosols, </w:t>
      </w:r>
      <w:r w:rsidR="00E845B4">
        <w:t xml:space="preserve">aerosols </w:t>
      </w:r>
      <w:r w:rsidR="001615B2">
        <w:t xml:space="preserve">with radii greater than 1 micron, </w:t>
      </w:r>
      <w:r w:rsidR="00CE473B">
        <w:t xml:space="preserve">are dominated by mechanical production </w:t>
      </w:r>
    </w:p>
    <w:p w14:paraId="03953D84" w14:textId="36BEC243" w:rsidR="00DC3177" w:rsidRDefault="00AB3A61" w:rsidP="00020F53">
      <w:pPr>
        <w:ind w:firstLine="720"/>
      </w:pPr>
      <w:r>
        <w:lastRenderedPageBreak/>
        <w:t xml:space="preserve">(i.e. wind </w:t>
      </w:r>
      <w:r w:rsidR="00CA7D26">
        <w:t>driven</w:t>
      </w:r>
      <w:r>
        <w:t xml:space="preserve">) </w:t>
      </w:r>
      <w:r w:rsidR="003919CF">
        <w:t>of dust and sea spray, and also by combustion</w:t>
      </w:r>
      <w:r w:rsidR="00AC31C2">
        <w:t xml:space="preserve"> </w:t>
      </w:r>
      <w:r w:rsidR="003919CF">
        <w:t xml:space="preserve">sources. </w:t>
      </w:r>
      <w:r w:rsidR="00452FB1">
        <w:t>Unlike accumulation mode aerosols, coarse mode aerosols are large enough t</w:t>
      </w:r>
      <w:r w:rsidR="006C2527">
        <w:t xml:space="preserve">o be removed by </w:t>
      </w:r>
      <w:r w:rsidR="00730AAF">
        <w:t>sedimentation (along with rainfall</w:t>
      </w:r>
      <w:r w:rsidR="00801300">
        <w:t>) and</w:t>
      </w:r>
      <w:r w:rsidR="00802A15">
        <w:t xml:space="preserve"> are thus mostly constrained to the lower troposphere</w:t>
      </w:r>
      <w:r w:rsidR="0064579B">
        <w:t>.</w:t>
      </w:r>
      <w:r w:rsidR="00730AAF">
        <w:t xml:space="preserve"> </w:t>
      </w:r>
      <w:r w:rsidR="00002A4B">
        <w:t xml:space="preserve">As the </w:t>
      </w:r>
      <w:r w:rsidR="00224954">
        <w:t xml:space="preserve">production of aerosols are dependent on the source of the aerosol mode, concentrations of aerosols within the atmosphere vary greatly from region to region, with higher concentrations </w:t>
      </w:r>
      <w:r w:rsidR="00802A15">
        <w:t xml:space="preserve">found in urban environments due to anthropogenic production. </w:t>
      </w:r>
      <w:commentRangeEnd w:id="9"/>
      <w:commentRangeEnd w:id="10"/>
      <w:commentRangeEnd w:id="11"/>
      <w:r w:rsidR="002F5DF0">
        <w:rPr>
          <w:rStyle w:val="CommentReference"/>
        </w:rPr>
        <w:commentReference w:id="9"/>
      </w:r>
      <w:r w:rsidR="00B97431">
        <w:rPr>
          <w:rStyle w:val="CommentReference"/>
        </w:rPr>
        <w:commentReference w:id="10"/>
      </w:r>
      <w:r w:rsidR="00415B87">
        <w:rPr>
          <w:rStyle w:val="CommentReference"/>
        </w:rPr>
        <w:commentReference w:id="11"/>
      </w:r>
    </w:p>
    <w:p w14:paraId="722F47EC" w14:textId="15D73BF1" w:rsidR="00A138F8" w:rsidRDefault="00BF3E67" w:rsidP="00D63E59">
      <w:pPr>
        <w:ind w:firstLine="720"/>
      </w:pPr>
      <w:r>
        <w:t xml:space="preserve">Within the atmosphere, </w:t>
      </w:r>
      <w:r w:rsidR="00763594">
        <w:t>aerosols can af</w:t>
      </w:r>
      <w:r w:rsidR="009329E5">
        <w:t>fect the radiation balance of the Earth-atmosphere system</w:t>
      </w:r>
      <w:r w:rsidR="009128E1">
        <w:t xml:space="preserve"> through the scattering and absorption of solar radiation</w:t>
      </w:r>
      <w:r w:rsidR="000430D6">
        <w:t xml:space="preserve">, known as the aerosol direct </w:t>
      </w:r>
      <w:r w:rsidR="000430D6" w:rsidRPr="00E41CEE">
        <w:t>effect</w:t>
      </w:r>
      <w:r w:rsidR="009128E1" w:rsidRPr="00E41CEE">
        <w:t xml:space="preserve"> </w:t>
      </w:r>
      <w:r w:rsidR="00E41CEE" w:rsidRPr="00E41CEE">
        <w:fldChar w:fldCharType="begin"/>
      </w:r>
      <w:r w:rsidR="00E41CEE" w:rsidRPr="00E41CEE">
        <w:instrText xml:space="preserve"> ADDIN ZOTERO_ITEM CSL_CITATION {"citationID":"FRcz2PZg","properties":{"formattedCitation":"(Liou 2002)","plainCitation":"(Liou 2002)","noteIndex":0},"citationItems":[{"id":344,"uris":["http://zotero.org/users/4712375/items/8HLE9EZV"],"uri":["http://zotero.org/users/4712375/items/8HLE9EZV"],"itemData":{"id":344,"type":"book","abstract":"This Second Edition of An Introduction to Atmospheric Radiation has been extensively revised to address the fundamental study and quantitative measurement of the interactions of solar and terrestrial radiation with molecules, aerosols, and cloud particles in planetary atmospheres. It contains 70% new material, much of it stemming from the investigation of the atmospheric greenhouse effects of external radiative perturbations in climate systems, and the development of methodologies for inferring atmospheric and surface parameters by means of remote sensing. Liou's comprehensive treatment of the fundamentals of atmospheric radiation was developed for students, academics, and researchers in atmospheric sciences, remote sensing, and climate modeling. Balanced treatment of fundamentals and applications Includes over 170 illustrations to complement the concise description of each subject Numerous examples and hands-on exercises at the end of each chapter","ISBN":"978-0-08-049167-7","language":"en","note":"Google-Books-ID: mQ1DiDpX34UC","number-of-pages":"598","publisher":"Elsevier","source":"Google Books","title":"An Introduction to Atmospheric Radiation","author":[{"family":"Liou","given":"K. N."}],"issued":{"date-parts":[["2002",5,9]]}}}],"schema":"https://github.com/citation-style-language/schema/raw/master/csl-citation.json"} </w:instrText>
      </w:r>
      <w:r w:rsidR="00E41CEE" w:rsidRPr="00E41CEE">
        <w:fldChar w:fldCharType="separate"/>
      </w:r>
      <w:r w:rsidR="00E41CEE" w:rsidRPr="00E41CEE">
        <w:rPr>
          <w:rFonts w:cs="Times New Roman"/>
        </w:rPr>
        <w:t>(Liou 2002)</w:t>
      </w:r>
      <w:r w:rsidR="00E41CEE" w:rsidRPr="00E41CEE">
        <w:fldChar w:fldCharType="end"/>
      </w:r>
      <w:r w:rsidR="0013666A" w:rsidRPr="00E41CEE">
        <w:t xml:space="preserve">. </w:t>
      </w:r>
      <w:r w:rsidR="004D0EB6" w:rsidRPr="00E41CEE">
        <w:t>A</w:t>
      </w:r>
      <w:r w:rsidR="003E32B3" w:rsidRPr="00E41CEE">
        <w:t>n</w:t>
      </w:r>
      <w:r w:rsidR="004D0EB6">
        <w:t xml:space="preserve"> </w:t>
      </w:r>
      <w:r w:rsidR="005234CB">
        <w:t xml:space="preserve">incident </w:t>
      </w:r>
      <w:r w:rsidR="004D0EB6">
        <w:t>radiat</w:t>
      </w:r>
      <w:r w:rsidR="005234CB">
        <w:t>ed</w:t>
      </w:r>
      <w:r w:rsidR="004D0EB6">
        <w:t xml:space="preserve"> </w:t>
      </w:r>
      <w:r w:rsidR="005234CB">
        <w:t>energy</w:t>
      </w:r>
      <w:r w:rsidR="004D0EB6">
        <w:t xml:space="preserve"> is </w:t>
      </w:r>
      <w:r w:rsidR="0093659F">
        <w:t xml:space="preserve">scattered by a particle in its path when the direction of propagation is altered due to reflection, refraction, or diffraction without absorption taking </w:t>
      </w:r>
      <w:r w:rsidR="0093659F" w:rsidRPr="00E41CEE">
        <w:t xml:space="preserve">place </w:t>
      </w:r>
      <w:r w:rsidR="00E41CEE" w:rsidRPr="00E41CEE">
        <w:fldChar w:fldCharType="begin"/>
      </w:r>
      <w:r w:rsidR="00E41CEE" w:rsidRPr="00E41CEE">
        <w:instrText xml:space="preserve"> ADDIN ZOTERO_ITEM CSL_CITATION {"citationID":"903VhPy5","properties":{"formattedCitation":"(Jacob 1999)","plainCitation":"(Jacob 1999)","noteIndex":0},"citationItems":[{"id":342,"uris":["http://zotero.org/users/4712375/items/K2V7PS86"],"uri":["http://zotero.org/users/4712375/items/K2V7PS86"],"itemData":{"id":342,"type":"book","abstract":"Atmospheric chemistry is one of the fastest growing fields in the earth sciences. Until now, however, there has been no book designed to help students capture the essence of the subject in a brief course of study. Daniel Jacob, a leading researcher and teacher in the field, addresses that problem by presenting the first textbook on atmospheric chemistry for a one-semester course. Based on the approach he developed in his class at Harvard, Jacob introduces students in clear and concise chapters to the fundamentals as well as the latest ideas and findings in the field. Jacob's aim is to show students how to use basic principles of physics and chemistry to describe a complex system such as the atmosphere. He also seeks to give students an overview of the current state of research and the work that led to this point. Jacob begins with atmospheric structure, design of simple models, atmospheric transport, and the continuity equation, and continues with geochemical cycles, the greenhouse effect, aerosols, stratospheric ozone, the oxidizing power of the atmosphere, smog, and acid rain. Each chapter concludes with a problem set based on recent scientific literature. This is a novel approach to problem-set writing, and one that successfully introduces students to the prevailing issues. This is a major contribution to a growing area of study and will be welcomed enthusiastically by students and teachers alike.","ISBN":"978-1-4008-4154-7","language":"en","note":"DOI: 10.1515/9781400841547\ncontainer-title: Introduction to Atmospheric Chemistry","publisher":"Princeton University Press","source":"www.degruyter.com","title":"Introduction to Atmospheric Chemistry","URL":"https://www.degruyter.com/document/doi/10.1515/9781400841547/html","author":[{"family":"Jacob","given":"Daniel J."}],"accessed":{"date-parts":[["2021",10,1]]},"issued":{"date-parts":[["1999",12,21]]}}}],"schema":"https://github.com/citation-style-language/schema/raw/master/csl-citation.json"} </w:instrText>
      </w:r>
      <w:r w:rsidR="00E41CEE" w:rsidRPr="00E41CEE">
        <w:fldChar w:fldCharType="separate"/>
      </w:r>
      <w:r w:rsidR="00E41CEE" w:rsidRPr="00E41CEE">
        <w:rPr>
          <w:rFonts w:cs="Times New Roman"/>
        </w:rPr>
        <w:t>(Jacob 1999)</w:t>
      </w:r>
      <w:r w:rsidR="00E41CEE" w:rsidRPr="00E41CEE">
        <w:fldChar w:fldCharType="end"/>
      </w:r>
      <w:r w:rsidR="005C52A5" w:rsidRPr="00E41CEE">
        <w:t>.</w:t>
      </w:r>
      <w:r w:rsidR="00A138F8" w:rsidRPr="00E41CEE">
        <w:t xml:space="preserve"> </w:t>
      </w:r>
      <w:r w:rsidR="001152EA" w:rsidRPr="00E41CEE">
        <w:t>Scattering</w:t>
      </w:r>
      <w:r w:rsidR="001152EA">
        <w:t xml:space="preserve"> is most efficient </w:t>
      </w:r>
      <w:r w:rsidR="0006294C">
        <w:t xml:space="preserve">for a particle </w:t>
      </w:r>
      <w:r w:rsidR="00A6554A">
        <w:t xml:space="preserve">radius in proximity to the wavelength of the corresponding radiation, and can be described by </w:t>
      </w:r>
      <w:r w:rsidR="00E31E5F">
        <w:t>a</w:t>
      </w:r>
      <w:r w:rsidR="00140189">
        <w:t xml:space="preserve"> physical term called </w:t>
      </w:r>
      <w:r w:rsidR="00140189" w:rsidRPr="00140189">
        <w:rPr>
          <w:i/>
          <w:iCs/>
        </w:rPr>
        <w:t>size parameter</w:t>
      </w:r>
      <w:r w:rsidR="00917A44">
        <w:rPr>
          <w:i/>
          <w:iCs/>
        </w:rPr>
        <w:t xml:space="preserve"> (x)</w:t>
      </w:r>
      <w:r w:rsidR="00917A4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0"/>
      </w:tblGrid>
      <w:tr w:rsidR="00917A44" w14:paraId="61B7FAC1" w14:textId="77777777" w:rsidTr="00D0499C">
        <w:tc>
          <w:tcPr>
            <w:tcW w:w="8990" w:type="dxa"/>
          </w:tcPr>
          <w:p w14:paraId="78940606" w14:textId="00D9466E" w:rsidR="00917A44" w:rsidRPr="000107CD" w:rsidRDefault="000107CD" w:rsidP="00D63E59">
            <w:pPr>
              <w:rPr>
                <w:b/>
                <w:bCs/>
              </w:rPr>
            </w:pPr>
            <m:oMathPara>
              <m:oMathParaPr>
                <m:jc m:val="right"/>
              </m:oMathParaPr>
              <m:oMath>
                <m:r>
                  <m:rPr>
                    <m:sty m:val="bi"/>
                  </m:rPr>
                  <w:rPr>
                    <w:rFonts w:ascii="Cambria Math" w:hAnsi="Cambria Math"/>
                  </w:rPr>
                  <m:t>x=</m:t>
                </m:r>
                <m:f>
                  <m:fPr>
                    <m:ctrlPr>
                      <w:rPr>
                        <w:rFonts w:ascii="Cambria Math" w:hAnsi="Cambria Math"/>
                        <w:b/>
                        <w:bCs/>
                        <w:i/>
                      </w:rPr>
                    </m:ctrlPr>
                  </m:fPr>
                  <m:num>
                    <m:r>
                      <m:rPr>
                        <m:sty m:val="bi"/>
                      </m:rPr>
                      <w:rPr>
                        <w:rFonts w:ascii="Cambria Math" w:hAnsi="Cambria Math"/>
                      </w:rPr>
                      <m:t>2</m:t>
                    </m:r>
                    <m:r>
                      <m:rPr>
                        <m:sty m:val="bi"/>
                      </m:rPr>
                      <w:rPr>
                        <w:rFonts w:ascii="Cambria Math" w:hAnsi="Cambria Math"/>
                      </w:rPr>
                      <m:t>πa</m:t>
                    </m:r>
                  </m:num>
                  <m:den>
                    <m:r>
                      <m:rPr>
                        <m:sty m:val="bi"/>
                      </m:rPr>
                      <w:rPr>
                        <w:rFonts w:ascii="Cambria Math" w:hAnsi="Cambria Math"/>
                      </w:rPr>
                      <m:t>λ</m:t>
                    </m:r>
                  </m:den>
                </m:f>
                <m:r>
                  <m:rPr>
                    <m:sty m:val="bi"/>
                  </m:rPr>
                  <w:rPr>
                    <w:rFonts w:ascii="Cambria Math" w:hAnsi="Cambria Math"/>
                  </w:rPr>
                  <m:t xml:space="preserve">                                                                   (1)</m:t>
                </m:r>
              </m:oMath>
            </m:oMathPara>
          </w:p>
        </w:tc>
      </w:tr>
    </w:tbl>
    <w:p w14:paraId="30D833D6" w14:textId="45A5BEA2" w:rsidR="00A138F8" w:rsidRDefault="00E93B99" w:rsidP="00E93B99">
      <w:r w:rsidRPr="00E41CEE">
        <w:t xml:space="preserve">where a is the radius of the particle and </w:t>
      </w:r>
      <w:r w:rsidR="00316249" w:rsidRPr="00E41CEE">
        <w:rPr>
          <w:rFonts w:cs="Times New Roman"/>
        </w:rPr>
        <w:t>λ</w:t>
      </w:r>
      <w:r w:rsidR="009E4671" w:rsidRPr="00E41CEE">
        <w:t xml:space="preserve"> is the wavelength of radiation </w:t>
      </w:r>
      <w:r w:rsidR="00E41CEE" w:rsidRPr="00E41CEE">
        <w:fldChar w:fldCharType="begin"/>
      </w:r>
      <w:r w:rsidR="007C3C7D">
        <w:instrText xml:space="preserve"> ADDIN ZOTERO_ITEM CSL_CITATION {"citationID":"iWQRiXOo","properties":{"formattedCitation":"(Jacob 1999)","plainCitation":"(Jacob 1999)","dontUpdate":true,"noteIndex":0},"citationItems":[{"id":342,"uris":["http://zotero.org/users/4712375/items/K2V7PS86"],"uri":["http://zotero.org/users/4712375/items/K2V7PS86"],"itemData":{"id":342,"type":"book","abstract":"Atmospheric chemistry is one of the fastest growing fields in the earth sciences. Until now, however, there has been no book designed to help students capture the essence of the subject in a brief course of study. Daniel Jacob, a leading researcher and teacher in the field, addresses that problem by presenting the first textbook on atmospheric chemistry for a one-semester course. Based on the approach he developed in his class at Harvard, Jacob introduces students in clear and concise chapters to the fundamentals as well as the latest ideas and findings in the field. Jacob's aim is to show students how to use basic principles of physics and chemistry to describe a complex system such as the atmosphere. He also seeks to give students an overview of the current state of research and the work that led to this point. Jacob begins with atmospheric structure, design of simple models, atmospheric transport, and the continuity equation, and continues with geochemical cycles, the greenhouse effect, aerosols, stratospheric ozone, the oxidizing power of the atmosphere, smog, and acid rain. Each chapter concludes with a problem set based on recent scientific literature. This is a novel approach to problem-set writing, and one that successfully introduces students to the prevailing issues. This is a major contribution to a growing area of study and will be welcomed enthusiastically by students and teachers alike.","ISBN":"978-1-4008-4154-7","language":"en","note":"DOI: 10.1515/9781400841547\ncontainer-title: Introduction to Atmospheric Chemistry","publisher":"Princeton University Press","source":"www.degruyter.com","title":"Introduction to Atmospheric Chemistry","URL":"https://www.degruyter.com/document/doi/10.1515/9781400841547/html","author":[{"family":"Jacob","given":"Daniel J."}],"accessed":{"date-parts":[["2021",10,1]]},"issued":{"date-parts":[["1999",12,21]]}}}],"schema":"https://github.com/citation-style-language/schema/raw/master/csl-citation.json"} </w:instrText>
      </w:r>
      <w:r w:rsidR="00E41CEE" w:rsidRPr="00E41CEE">
        <w:fldChar w:fldCharType="separate"/>
      </w:r>
      <w:r w:rsidR="00E41CEE" w:rsidRPr="00E41CEE">
        <w:rPr>
          <w:rFonts w:cs="Times New Roman"/>
        </w:rPr>
        <w:t>(Jacob 1999</w:t>
      </w:r>
      <w:r w:rsidR="00E41CEE" w:rsidRPr="00E41CEE">
        <w:fldChar w:fldCharType="end"/>
      </w:r>
      <w:r w:rsidR="009E4671" w:rsidRPr="00E41CEE">
        <w:t xml:space="preserve">; </w:t>
      </w:r>
      <w:r w:rsidR="00E41CEE" w:rsidRPr="00E41CEE">
        <w:fldChar w:fldCharType="begin"/>
      </w:r>
      <w:r w:rsidR="007C3C7D">
        <w:instrText xml:space="preserve"> ADDIN ZOTERO_ITEM CSL_CITATION {"citationID":"IzoKloxl","properties":{"formattedCitation":"(Liou 2002)","plainCitation":"(Liou 2002)","dontUpdate":true,"noteIndex":0},"citationItems":[{"id":344,"uris":["http://zotero.org/users/4712375/items/8HLE9EZV"],"uri":["http://zotero.org/users/4712375/items/8HLE9EZV"],"itemData":{"id":344,"type":"book","abstract":"This Second Edition of An Introduction to Atmospheric Radiation has been extensively revised to address the fundamental study and quantitative measurement of the interactions of solar and terrestrial radiation with molecules, aerosols, and cloud particles in planetary atmospheres. It contains 70% new material, much of it stemming from the investigation of the atmospheric greenhouse effects of external radiative perturbations in climate systems, and the development of methodologies for inferring atmospheric and surface parameters by means of remote sensing. Liou's comprehensive treatment of the fundamentals of atmospheric radiation was developed for students, academics, and researchers in atmospheric sciences, remote sensing, and climate modeling. Balanced treatment of fundamentals and applications Includes over 170 illustrations to complement the concise description of each subject Numerous examples and hands-on exercises at the end of each chapter","ISBN":"978-0-08-049167-7","language":"en","note":"Google-Books-ID: mQ1DiDpX34UC","number-of-pages":"598","publisher":"Elsevier","source":"Google Books","title":"An Introduction to Atmospheric Radiation","author":[{"family":"Liou","given":"K. N."}],"issued":{"date-parts":[["2002",5,9]]}}}],"schema":"https://github.com/citation-style-language/schema/raw/master/csl-citation.json"} </w:instrText>
      </w:r>
      <w:r w:rsidR="00E41CEE" w:rsidRPr="00E41CEE">
        <w:fldChar w:fldCharType="separate"/>
      </w:r>
      <w:r w:rsidR="00E41CEE" w:rsidRPr="00E41CEE">
        <w:rPr>
          <w:rFonts w:cs="Times New Roman"/>
        </w:rPr>
        <w:t>Liou 2002)</w:t>
      </w:r>
      <w:r w:rsidR="00E41CEE" w:rsidRPr="00E41CEE">
        <w:fldChar w:fldCharType="end"/>
      </w:r>
      <w:r w:rsidR="009E4671" w:rsidRPr="00E41CEE">
        <w:t xml:space="preserve">. </w:t>
      </w:r>
      <w:commentRangeStart w:id="12"/>
      <w:r w:rsidR="00283800" w:rsidRPr="00E41CEE">
        <w:t>When</w:t>
      </w:r>
      <w:r w:rsidR="00283800">
        <w:t xml:space="preserve"> the particle radius is much smaller than the wavelength of </w:t>
      </w:r>
      <w:r w:rsidR="00CF7D55">
        <w:t xml:space="preserve">radiation (x &lt;&lt; 1), </w:t>
      </w:r>
      <w:r w:rsidR="00AA4A4C">
        <w:t>the scattering is called Rayleigh scattering</w:t>
      </w:r>
      <w:r w:rsidR="00BF6DBC">
        <w:t xml:space="preserve">, </w:t>
      </w:r>
      <w:r w:rsidR="004E6FE4">
        <w:t xml:space="preserve">where the efficiency of the scattering is proportional to the </w:t>
      </w:r>
      <w:r w:rsidR="00030D0C">
        <w:t>fourth power of the wavelength</w:t>
      </w:r>
      <w:r w:rsidR="00CB183A">
        <w:t xml:space="preserve"> in the direction of propagation</w:t>
      </w:r>
      <w:r w:rsidR="00030D0C">
        <w:t>.</w:t>
      </w:r>
      <w:r w:rsidR="00BF6DBC">
        <w:t xml:space="preserve"> This process</w:t>
      </w:r>
      <w:r w:rsidR="006E3A86">
        <w:t xml:space="preserve"> is responsible for the </w:t>
      </w:r>
      <w:r w:rsidR="00030D0C">
        <w:t>appearance of a blue sky, as the blue wavelength</w:t>
      </w:r>
      <w:r w:rsidR="00AD650F">
        <w:t xml:space="preserve"> is scattered more efficiently than the longer red wavelength</w:t>
      </w:r>
      <w:r w:rsidR="006E3A86">
        <w:t xml:space="preserve">. Mie scattering occurs when </w:t>
      </w:r>
      <w:r w:rsidR="00AD650F">
        <w:t xml:space="preserve">the radius of the particle is </w:t>
      </w:r>
      <w:r w:rsidR="00151810">
        <w:t xml:space="preserve">roughly the same size as </w:t>
      </w:r>
      <w:r w:rsidR="00AD650F">
        <w:t>the wavelength of radiation (x = ~1)</w:t>
      </w:r>
      <w:r w:rsidR="00151810">
        <w:t xml:space="preserve">, </w:t>
      </w:r>
      <w:r w:rsidR="00F647EF">
        <w:t>where the efficiency of the scattering is proportional to the square power of the wavelength</w:t>
      </w:r>
      <w:r w:rsidR="00793D68">
        <w:t xml:space="preserve">, resulting in </w:t>
      </w:r>
      <w:r w:rsidR="00015E68">
        <w:t>a stronger signal than Rayleigh scattering</w:t>
      </w:r>
      <w:r w:rsidR="00DA3390">
        <w:t xml:space="preserve"> that is also has a strong angular dependency. </w:t>
      </w:r>
      <w:commentRangeEnd w:id="12"/>
      <w:r w:rsidR="001533E4">
        <w:rPr>
          <w:rStyle w:val="CommentReference"/>
        </w:rPr>
        <w:commentReference w:id="12"/>
      </w:r>
      <w:r w:rsidR="009D1448">
        <w:t xml:space="preserve">Absorption is the process </w:t>
      </w:r>
      <w:r w:rsidR="009D1448">
        <w:lastRenderedPageBreak/>
        <w:t>where a</w:t>
      </w:r>
      <w:r w:rsidR="00935116">
        <w:t>n</w:t>
      </w:r>
      <w:r w:rsidR="009D1448">
        <w:t xml:space="preserve"> </w:t>
      </w:r>
      <w:r w:rsidR="005234CB">
        <w:t xml:space="preserve">incident radiated energy </w:t>
      </w:r>
      <w:r w:rsidR="00022468">
        <w:t xml:space="preserve">is retained by </w:t>
      </w:r>
      <w:r w:rsidR="00DC3A7B">
        <w:t xml:space="preserve">a particle, </w:t>
      </w:r>
      <w:r w:rsidR="00B758D0">
        <w:t xml:space="preserve">which then </w:t>
      </w:r>
      <w:r w:rsidR="00E52C34">
        <w:t>isotropically</w:t>
      </w:r>
      <w:r w:rsidR="00B534FD">
        <w:t xml:space="preserve"> (i.e. </w:t>
      </w:r>
      <w:r w:rsidR="00E52C34">
        <w:t>not varying in magnitude with direction)</w:t>
      </w:r>
      <w:r w:rsidR="00837DDB">
        <w:t xml:space="preserve"> </w:t>
      </w:r>
      <w:r w:rsidR="00B758D0">
        <w:t xml:space="preserve">emits </w:t>
      </w:r>
      <w:r w:rsidR="00A373BA">
        <w:t xml:space="preserve">a fraction of the energy at a longer wavelength. </w:t>
      </w:r>
    </w:p>
    <w:p w14:paraId="2D60486E" w14:textId="596EB945" w:rsidR="00305D63" w:rsidRDefault="000749EE">
      <w:pPr>
        <w:pPrChange w:id="13" w:author="David Delene" w:date="2022-05-18T16:38:00Z">
          <w:pPr>
            <w:ind w:firstLine="720"/>
          </w:pPr>
        </w:pPrChange>
      </w:pPr>
      <w:r>
        <w:t xml:space="preserve">The radiative properties of aerosols are dependent on </w:t>
      </w:r>
      <w:r w:rsidR="005E713E">
        <w:t>their radiative indices as functions of the inci</w:t>
      </w:r>
      <w:r w:rsidR="00E14483">
        <w:t>dent wavelength</w:t>
      </w:r>
      <w:r w:rsidR="0084213A">
        <w:t xml:space="preserve"> and</w:t>
      </w:r>
      <w:r w:rsidR="00D90009">
        <w:t xml:space="preserve"> on the size, shape and chemical composition</w:t>
      </w:r>
      <w:r w:rsidR="0084213A">
        <w:t xml:space="preserve"> of the aerosol</w:t>
      </w:r>
      <w:r w:rsidR="00D90009">
        <w:t>.</w:t>
      </w:r>
      <w:r w:rsidR="00F24066">
        <w:t xml:space="preserve"> </w:t>
      </w:r>
      <w:r w:rsidR="006E2FB6">
        <w:t>D</w:t>
      </w:r>
      <w:r w:rsidR="004609B8">
        <w:t xml:space="preserve">irect radiative </w:t>
      </w:r>
      <w:r w:rsidR="00305D63">
        <w:t>forcing</w:t>
      </w:r>
      <w:r w:rsidR="00B758D0" w:rsidRPr="00B758D0">
        <w:t xml:space="preserve"> of aerosols</w:t>
      </w:r>
      <w:r w:rsidR="00305D63">
        <w:t>, or</w:t>
      </w:r>
      <w:r w:rsidR="00E72FEE">
        <w:t xml:space="preserve"> estimates of the change in energy flux within the atmosphere due to natural or anthropogenic factors of climate change,</w:t>
      </w:r>
      <w:r w:rsidR="004609B8">
        <w:t xml:space="preserve"> is dependent on the ratio of absorption </w:t>
      </w:r>
      <w:r w:rsidR="00FD1E7A" w:rsidRPr="00B46965">
        <w:t xml:space="preserve">to total extinction and also relies on the </w:t>
      </w:r>
      <w:r w:rsidR="000575E5" w:rsidRPr="00B46965">
        <w:t>albedo of the underlaying surface-atmosphere layer (</w:t>
      </w:r>
      <w:r w:rsidR="00B46965" w:rsidRPr="00B46965">
        <w:fldChar w:fldCharType="begin"/>
      </w:r>
      <w:r w:rsidR="007C3C7D">
        <w:instrText xml:space="preserve"> ADDIN ZOTERO_ITEM CSL_CITATION {"citationID":"baaUfcAk","properties":{"formattedCitation":"(Coakley and Chylek 1975)","plainCitation":"(Coakley and Chylek 1975)","dontUpdate":true,"noteIndex":0},"citationItems":[{"id":352,"uris":["http://zotero.org/users/4712375/items/8RGQCPNE"],"uri":["http://zotero.org/users/4712375/items/8RGQCPNE"],"itemData":{"id":352,"type":"article-journal","abstract":"&lt;section class=\"abstract\"&gt;&lt;h2 class=\"abstractTitle text-title my-1\" id=\"d2288209e57\"&gt;Abstract&lt;/h2&gt;&lt;p&gt;The two-stream approximation has been applied to the equation of radiative transfer to obtain two–stream models for the transfer of radiation through an optically thin plane-parallel atmosphere. The models include the dependence of the reflection and the transmission of the atmosphere on the angle of the incident radiation and on the angular dependence of the scattering phase function of the medium. The two models arise from different methods for treating the incident radiation. It is shown that the models reduce to the thin-atmosphere approximation in the limit that the optical depth of the atmosphere approaches zero. In this limit the sign of the heating caused by the presence of a scattering and absorbing layer over a reflecting surface is derived. This reveals the importance of both the zenith angle and the angular dependence of the scattering phase function. The results obtained from the two-stream models are compared with those of numerical solutions to the equation of radiative transfer. It is found that the results are adequate for layers with optical depths of a few tenths even for moderately large angles of the incident radiation.&lt;/p&gt;&lt;/section&gt;","container-title":"Journal of the Atmospheric Sciences","DOI":"10.1175/1520-0469(1975)032&lt;0409:TTSAIR&gt;2.0.CO;2","ISSN":"0022-4928, 1520-0469","issue":"2","language":"EN","note":"publisher: American Meteorological Society\nsection: Journal of the Atmospheric Sciences","page":"409-418","source":"journals.ametsoc.org","title":"The Two-Stream Approximation in Radiative Transfer: Including the Angle of the Incident Radiation","title-short":"The Two-Stream Approximation in Radiative Transfer","volume":"32","author":[{"family":"Coakley","given":"James A."},{"family":"Chylek","given":"Petr"}],"issued":{"date-parts":[["1975",2,1]]}}}],"schema":"https://github.com/citation-style-language/schema/raw/master/csl-citation.json"} </w:instrText>
      </w:r>
      <w:r w:rsidR="00B46965" w:rsidRPr="00B46965">
        <w:fldChar w:fldCharType="separate"/>
      </w:r>
      <w:r w:rsidR="00B46965" w:rsidRPr="00B46965">
        <w:rPr>
          <w:rFonts w:cs="Times New Roman"/>
        </w:rPr>
        <w:t>Coakley and Chylek 1975</w:t>
      </w:r>
      <w:r w:rsidR="00B46965" w:rsidRPr="00B46965">
        <w:fldChar w:fldCharType="end"/>
      </w:r>
      <w:r w:rsidR="000575E5" w:rsidRPr="00B46965">
        <w:t xml:space="preserve">; </w:t>
      </w:r>
      <w:r w:rsidR="00B46965">
        <w:fldChar w:fldCharType="begin"/>
      </w:r>
      <w:r w:rsidR="007C3C7D">
        <w:instrText xml:space="preserve"> ADDIN ZOTERO_ITEM CSL_CITATION {"citationID":"Uendg6hu","properties":{"formattedCitation":"(Redemann et al. 2021)","plainCitation":"(Redemann et al. 2021)","dontUpdate":true,"noteIndex":0},"citationItems":[{"id":5,"uris":["http://zotero.org/users/4712375/items/VMZ9ZXTH"],"uri":["http://zotero.org/users/4712375/items/VMZ9ZXTH"],"itemData":{"id":5,"type":"article-journal","abstract":"&lt;p&gt;&lt;strong class=\"journal-contentHeaderColor\"&gt;Abstract.&lt;/strong&gt; Southern Africa produces almost a third of the Earth's biomass burning (BB) aerosol particles, yet the fate of these particles and their influence on regional and global climate is poorly understood. ORACLES (ObseRvations of Aerosols above CLouds and their intEractionS) is a 5-year NASA EVS-2 (Earth Venture Suborbital-2) investigation with three intensive observation periods designed to study key atmospheric processes that determine the climate impacts of these aerosols. During the Southern Hemisphere winter and spring (June–October), aerosol particles reaching 3–5 km in altitude are transported westward over the southeast Atlantic, where they interact with one of the largest subtropical stratocumulus (Sc) cloud decks in the world. The representation of these interactions in climate models remains highly uncertain in part due to a scarcity of observational constraints on aerosol and cloud properties, as well as due to the parameterized treatment of physical processes. Three ORACLES deployments by the NASA P-3 aircraft in September 2016, August 2017, and October 2018 (totaling &lt;span class=\"inline-formula\"&gt;</w:instrText>
      </w:r>
      <w:r w:rsidR="007C3C7D">
        <w:rPr>
          <w:rFonts w:ascii="Cambria Math" w:hAnsi="Cambria Math" w:cs="Cambria Math"/>
        </w:rPr>
        <w:instrText>∼</w:instrText>
      </w:r>
      <w:r w:rsidR="007C3C7D">
        <w:instrText>350&lt;/span&gt; science flight hours), augmented by the deployment of the NASA ER-2 aircraft for remote sensing in September 2016 (totaling &lt;span class=\"inline-formula\"&gt;</w:instrText>
      </w:r>
      <w:r w:rsidR="007C3C7D">
        <w:rPr>
          <w:rFonts w:ascii="Cambria Math" w:hAnsi="Cambria Math" w:cs="Cambria Math"/>
        </w:rPr>
        <w:instrText>∼</w:instrText>
      </w:r>
      <w:r w:rsidR="007C3C7D">
        <w:instrText xml:space="preserve">100&lt;/span&gt; science flight hours), were intended to help fill this observational gap. ORACLES focuses on three fundamental science themes centered on the climate effects of African BB aerosols: (a) direct aerosol radiative effects, (b) effects of aerosol absorption on atmospheric circulation and clouds, and (c) aerosol–cloud microphysical interactions. This paper summarizes the ORACLES science objectives, describes the project implementation, provides an overview of the flights and measurements in each deployment, and highlights the integrative modeling efforts from cloud to global scales to address science objectives. Significant new findings on the vertical structure of BB aerosol physical and chemical properties, chemical aging, cloud condensation nuclei, rain and precipitation statistics, and aerosol indirect effects are emphasized, but their detailed descriptions are the subject of separate publications. The main purpose of this paper is to familiarize the broader scientific community with the ORACLES project and the dataset it produced.&lt;/p&gt;","container-title":"Atmospheric Chemistry and Physics","DOI":"10.5194/acp-21-1507-2021","ISSN":"1680-7316","issue":"3","language":"English","page":"1507-1563","source":"acp.copernicus.org","title":"An overview of the ORACLES (ObseRvations of Aerosols above CLouds and their intEractionS) project: aerosol–cloud–radiation interactions in the southeast Atlantic basin","title-short":"An overview of the ORACLES (ObseRvations of Aerosols above CLouds and their intEractionS) project","volume":"21","author":[{"family":"Redemann","given":"Jens"},{"family":"Wood","given":"Robert"},{"family":"Zuidema","given":"Paquita"},{"family":"Doherty","given":"Sarah J."},{"family":"Luna","given":"Bernadette"},{"family":"LeBlanc","given":"Samuel E."},{"family":"Diamond","given":"Michael S."},{"family":"Shinozuka","given":"Yohei"},{"family":"Chang","given":"Ian Y."},{"family":"Ueyama","given":"Rei"},{"family":"Pfister","given":"Leonhard"},{"family":"Ryoo","given":"Ju-Mee"},{"family":"Dobracki","given":"Amie N."},{"family":"Silva","given":"Arlindo M.","non-dropping-particle":"da"},{"family":"Longo","given":"Karla M."},{"family":"Kacenelenbogen","given":"Meloë S."},{"family":"Flynn","given":"Connor J."},{"family":"Pistone","given":"Kristina"},{"family":"Knox","given":"Nichola M."},{"family":"Piketh","given":"Stuart J."},{"family":"Haywood","given":"James M."},{"family":"Formenti","given":"Paola"},{"family":"Mallet","given":"Marc"},{"family":"Stier","given":"Philip"},{"family":"Ackerman","given":"Andrew S."},{"family":"Bauer","given":"Susanne E."},{"family":"Fridlind","given":"Ann M."},{"family":"Carmichael","given":"Gregory R."},{"family":"Saide","given":"Pablo E."},{"family":"Ferrada","given":"Gonzalo A."},{"family":"Howell","given":"Steven G."},{"family":"Freitag","given":"Steffen"},{"family":"Cairns","given":"Brian"},{"family":"Holben","given":"Brent N."},{"family":"Knobelspiesse","given":"Kirk D."},{"family":"Tanelli","given":"Simone"},{"family":"L'Ecuyer","given":"Tristan S."},{"family":"Dzambo","given":"Andrew M."},{"family":"Sy","given":"Ousmane O."},{"family":"McFarquhar","given":"Greg M."},{"family":"Poellot","given":"Michael R."},{"family":"Gupta","given":"Siddhant"},{"family":"O'Brien","given":"Joseph R."},{"family":"Nenes","given":"Athanasios"},{"family":"Kacarab","given":"Mary"},{"family":"Wong","given":"Jenny P. S."},{"family":"Small-Griswold","given":"Jennifer D."},{"family":"Thornhill","given":"Kenneth L."},{"family":"Noone","given":"David"},{"family":"Podolske","given":"James R."},{"family":"Schmidt","given":"K. Sebastian"},{"family":"Pilewskie","given":"Peter"},{"family":"Chen","given":"Hong"},{"family":"Cochrane","given":"Sabrina P."},{"family":"Sedlacek","given":"Arthur J."},{"family":"Lang","given":"Timothy J."},{"family":"Stith","given":"Eric"},{"family":"Segal-Rozenhaimer","given":"Michal"},{"family":"Ferrare","given":"Richard A."},{"family":"Burton","given":"Sharon P."},{"family":"Hostetler","given":"Chris A."},{"family":"Diner","given":"David J."},{"family":"Seidel","given":"Felix C."},{"family":"Platnick","given":"Steven E."},{"family":"Myers","given":"Jeffrey S."},{"family":"Meyer","given":"Kerry G."},{"family":"Spangenberg","given":"Douglas A."},{"family":"Maring","given":"Hal"},{"family":"Gao","given":"Lan"}],"issued":{"date-parts":[["2021",2,4]]}}}],"schema":"https://github.com/citation-style-language/schema/raw/master/csl-citation.json"} </w:instrText>
      </w:r>
      <w:r w:rsidR="00B46965">
        <w:fldChar w:fldCharType="separate"/>
      </w:r>
      <w:r w:rsidR="00B46965" w:rsidRPr="00B46965">
        <w:rPr>
          <w:rFonts w:cs="Times New Roman"/>
        </w:rPr>
        <w:t>Redemann et al. 2021)</w:t>
      </w:r>
      <w:r w:rsidR="00B46965">
        <w:fldChar w:fldCharType="end"/>
      </w:r>
      <w:r w:rsidR="000575E5" w:rsidRPr="00B46965">
        <w:t>.</w:t>
      </w:r>
      <w:r w:rsidR="00305D63">
        <w:t xml:space="preserve"> </w:t>
      </w:r>
      <w:r w:rsidR="006C3767">
        <w:t xml:space="preserve">The Fifth Assessment Report by the Intergovernmental </w:t>
      </w:r>
      <w:r w:rsidR="001A7602">
        <w:t xml:space="preserve">Panel on Climate Change (IPCC) assessed the direct radiative forcing of aerosols </w:t>
      </w:r>
      <w:r w:rsidR="0020568B">
        <w:t>as -0.35 W m</w:t>
      </w:r>
      <w:r w:rsidR="0020568B" w:rsidRPr="0020568B">
        <w:rPr>
          <w:vertAlign w:val="superscript"/>
        </w:rPr>
        <w:t>-2</w:t>
      </w:r>
      <w:r w:rsidR="0020568B">
        <w:t xml:space="preserve"> [-0.85 to +0.15 W m</w:t>
      </w:r>
      <w:r w:rsidR="0020568B" w:rsidRPr="0020568B">
        <w:rPr>
          <w:vertAlign w:val="superscript"/>
        </w:rPr>
        <w:t>-2</w:t>
      </w:r>
      <w:r w:rsidR="0020568B">
        <w:t>]</w:t>
      </w:r>
      <w:r w:rsidR="00E079ED">
        <w:t xml:space="preserve">, with a negative </w:t>
      </w:r>
      <w:r w:rsidR="00D755A6">
        <w:t xml:space="preserve">radiative forcing indicting </w:t>
      </w:r>
      <w:r w:rsidR="00FC481E">
        <w:t xml:space="preserve">a cooling effect at </w:t>
      </w:r>
      <w:r w:rsidR="004903D9">
        <w:t>the atmosphere</w:t>
      </w:r>
      <w:r w:rsidR="00647996">
        <w:t xml:space="preserve"> due to the backscattering of incident solar radiation</w:t>
      </w:r>
      <w:r w:rsidR="004903D9">
        <w:t xml:space="preserve"> </w:t>
      </w:r>
      <w:r w:rsidR="004903D9" w:rsidRPr="00B46965">
        <w:t>(</w:t>
      </w:r>
      <w:r w:rsidR="00B46965" w:rsidRPr="00B46965">
        <w:fldChar w:fldCharType="begin"/>
      </w:r>
      <w:r w:rsidR="007C3C7D">
        <w:instrText xml:space="preserve"> ADDIN ZOTERO_ITEM CSL_CITATION {"citationID":"BRVK1oYb","properties":{"formattedCitation":"(Boucher et al. 2013)","plainCitation":"(Boucher et al. 2013)","dontUpdate":true,"noteIndex":0},"citationItems":[{"id":346,"uris":["http://zotero.org/users/4712375/items/K7KP9RFF"],"uri":["http://zotero.org/users/4712375/items/K7KP9RFF"],"itemData":{"id":346,"type":"article-journal","container-title":"Climate Change 2013: The Physical Science Basis. Contribution of Working Group I to the Fifth Assessment Report of the Intergovernmental Panel on Climate Change","language":"eng","note":"publisher: Cambridge University Press","page":"571-657","source":"MPG PuRe","title":"Clouds and Aerosols","author":[{"family":"Boucher","given":"O."},{"family":"Randall","given":"D."},{"family":"Artaxo","given":"P."},{"family":"Bretherton","given":"C."},{"family":"Feingold","given":"G."},{"family":"Forster","given":"P."},{"family":"Kerminen","given":"V.-M."},{"family":"Kondo","given":"Y."},{"family":"Liao","given":"H."},{"family":"Lohmann","given":"U."},{"family":"Rasch","given":"P."},{"family":"Satheesh","given":"S. K."},{"family":"Sherwood","given":"S."},{"family":"Stevens","given":"Bjorn"},{"family":"Zhang","given":"X. Y."}],"issued":{"date-parts":[["2013",11]]}}}],"schema":"https://github.com/citation-style-language/schema/raw/master/csl-citation.json"} </w:instrText>
      </w:r>
      <w:r w:rsidR="00B46965" w:rsidRPr="00B46965">
        <w:fldChar w:fldCharType="separate"/>
      </w:r>
      <w:r w:rsidR="00B46965" w:rsidRPr="00B46965">
        <w:rPr>
          <w:rFonts w:cs="Times New Roman"/>
        </w:rPr>
        <w:t>Boucher et al. 2013</w:t>
      </w:r>
      <w:r w:rsidR="00B46965" w:rsidRPr="00B46965">
        <w:fldChar w:fldCharType="end"/>
      </w:r>
      <w:r w:rsidR="00FC481E" w:rsidRPr="00B46965">
        <w:t xml:space="preserve">; </w:t>
      </w:r>
      <w:r w:rsidR="00B46965" w:rsidRPr="00B46965">
        <w:fldChar w:fldCharType="begin"/>
      </w:r>
      <w:r w:rsidR="007C3C7D">
        <w:instrText xml:space="preserve"> ADDIN ZOTERO_ITEM CSL_CITATION {"citationID":"WyZwnUor","properties":{"formattedCitation":"(Bellouin et al. 2020)","plainCitation":"(Bellouin et al. 2020)","dontUpdate":true,"noteIndex":0},"citationItems":[{"id":348,"uris":["http://zotero.org/users/4712375/items/KU87JTUS"],"uri":["http://zotero.org/users/4712375/items/KU87JTUS"],"itemData":{"id":348,"type":"article-journal","abstract":"Aerosols interact with radiation and clouds. Substantial progress made over the past 40 years in observing, understanding, and modeling these processes helped quantify the imbalance in the Earth's radiation budget caused by anthropogenic aerosols, called aerosol radiative forcing, but uncertainties remain large. This review provides a new range of aerosol radiative forcing over the industrial era based on multiple, traceable, and arguable lines of evidence, including modeling approaches, theoretical considerations, and observations. Improved understanding of aerosol absorption and the causes of trends in surface radiative fluxes constrain the forcing from aerosol-radiation interactions. A robust theoretical foundation and convincing evidence constrain the forcing caused by aerosol-driven increases in liquid cloud droplet number concentration. However, the influence of anthropogenic aerosols on cloud liquid water content and cloud fraction is less clear, and the influence on mixed-phase and ice clouds remains poorly constrained. Observed changes in surface temperature and radiative fluxes provide additional constraints. These multiple lines of evidence lead to a 68% confidence interval for the total aerosol effective radiative forcing of -1.6 to -0.6 W m−2, or -2.0 to -0.4 W m−2 with a 90% likelihood. Those intervals are of similar width to the last Intergovernmental Panel on Climate Change assessment but shifted toward more negative values. The uncertainty will narrow in the future by continuing to critically combine multiple lines of evidence, especially those addressing industrial-era changes in aerosol sources and aerosol effects on liquid cloud amount and on ice clouds.","container-title":"Reviews of Geophysics","DOI":"10.1029/2019RG000660","ISSN":"1944-9208","issue":"1","language":"en","note":"_eprint: https://onlinelibrary.wiley.com/doi/pdf/10.1029/2019RG000660","page":"e2019RG000660","source":"Wiley Online Library","title":"Bounding Global Aerosol Radiative Forcing of Climate Change","volume":"58","author":[{"family":"Bellouin","given":"N."},{"family":"Quaas","given":"J."},{"family":"Gryspeerdt","given":"E."},{"family":"Kinne","given":"S."},{"family":"Stier","given":"P."},{"family":"Watson-Parris","given":"D."},{"family":"Boucher","given":"O."},{"family":"Carslaw","given":"K. S."},{"family":"Christensen","given":"M."},{"family":"Daniau","given":"A.-L."},{"family":"Dufresne","given":"J.-L."},{"family":"Feingold","given":"G."},{"family":"Fiedler","given":"S."},{"family":"Forster","given":"P."},{"family":"Gettelman","given":"A."},{"family":"Haywood","given":"J. M."},{"family":"Lohmann","given":"U."},{"family":"Malavelle","given":"F."},{"family":"Mauritsen","given":"T."},{"family":"McCoy","given":"D. T."},{"family":"Myhre","given":"G."},{"family":"Mülmenstädt","given":"J."},{"family":"Neubauer","given":"D."},{"family":"Possner","given":"A."},{"family":"Rugenstein","given":"M."},{"family":"Sato","given":"Y."},{"family":"Schulz","given":"M."},{"family":"Schwartz","given":"S. E."},{"family":"Sourdeval","given":"O."},{"family":"Storelvmo","given":"T."},{"family":"Toll","given":"V."},{"family":"Winker","given":"D."},{"family":"Stevens","given":"B."}],"issued":{"date-parts":[["2020"]]}}}],"schema":"https://github.com/citation-style-language/schema/raw/master/csl-citation.json"} </w:instrText>
      </w:r>
      <w:r w:rsidR="00B46965" w:rsidRPr="00B46965">
        <w:fldChar w:fldCharType="separate"/>
      </w:r>
      <w:r w:rsidR="00B46965" w:rsidRPr="00B46965">
        <w:rPr>
          <w:rFonts w:cs="Times New Roman"/>
        </w:rPr>
        <w:t>Bellouin et al. 2020)</w:t>
      </w:r>
      <w:r w:rsidR="00B46965" w:rsidRPr="00B46965">
        <w:fldChar w:fldCharType="end"/>
      </w:r>
      <w:r w:rsidR="004903D9" w:rsidRPr="00B46965">
        <w:t>.</w:t>
      </w:r>
      <w:r w:rsidR="0020568B">
        <w:t xml:space="preserve"> </w:t>
      </w:r>
    </w:p>
    <w:p w14:paraId="6561B5C1" w14:textId="2BB87EC5" w:rsidR="004031ED" w:rsidRDefault="0024586F">
      <w:pPr>
        <w:pPrChange w:id="14" w:author="David Delene" w:date="2022-05-18T16:38:00Z">
          <w:pPr>
            <w:ind w:firstLine="720"/>
          </w:pPr>
        </w:pPrChange>
      </w:pPr>
      <w:r>
        <w:t xml:space="preserve">Among the uncertainties within the </w:t>
      </w:r>
      <w:r w:rsidR="00AE12FB">
        <w:t xml:space="preserve">radiative forcing </w:t>
      </w:r>
      <w:r w:rsidR="00E23359">
        <w:t xml:space="preserve">of </w:t>
      </w:r>
      <w:r>
        <w:t>aerosol</w:t>
      </w:r>
      <w:r w:rsidR="00C55051">
        <w:t>s</w:t>
      </w:r>
      <w:r w:rsidR="00E670F1">
        <w:t xml:space="preserve"> </w:t>
      </w:r>
      <w:r w:rsidR="00AE12FB">
        <w:t xml:space="preserve">are </w:t>
      </w:r>
      <w:r w:rsidR="00F47ADD">
        <w:t xml:space="preserve">interactions between clouds and </w:t>
      </w:r>
      <w:r w:rsidR="00773B14">
        <w:t xml:space="preserve">aerosols </w:t>
      </w:r>
      <w:r w:rsidR="003A03C8">
        <w:t>produced through</w:t>
      </w:r>
      <w:r w:rsidR="00CD7271">
        <w:t xml:space="preserve"> biomass burning</w:t>
      </w:r>
      <w:r w:rsidR="00445388">
        <w:t xml:space="preserve"> (BB)</w:t>
      </w:r>
      <w:r w:rsidR="00CD7271">
        <w:t xml:space="preserve">, </w:t>
      </w:r>
      <w:r w:rsidR="00A803A8">
        <w:t>which refers to the burning of</w:t>
      </w:r>
      <w:r w:rsidR="005D79ED">
        <w:t xml:space="preserve"> living and dead</w:t>
      </w:r>
      <w:r w:rsidR="00A803A8">
        <w:t xml:space="preserve"> </w:t>
      </w:r>
      <w:r w:rsidR="00E84045">
        <w:t>vegetation</w:t>
      </w:r>
      <w:r w:rsidR="00481546">
        <w:t xml:space="preserve"> through human-induced burns</w:t>
      </w:r>
      <w:del w:id="15" w:author="Michael" w:date="2021-10-10T15:59:00Z">
        <w:r w:rsidR="00481546">
          <w:delText>,</w:delText>
        </w:r>
      </w:del>
      <w:r w:rsidR="00481546">
        <w:t xml:space="preserve"> </w:t>
      </w:r>
      <w:r w:rsidR="0029299A">
        <w:t>as well as</w:t>
      </w:r>
      <w:r w:rsidR="00481546">
        <w:t xml:space="preserve"> natural lightning induced fires.</w:t>
      </w:r>
      <w:r w:rsidR="00F9238D">
        <w:t xml:space="preserve"> </w:t>
      </w:r>
      <w:r w:rsidR="009A21F8">
        <w:t xml:space="preserve">The capacity of BB aerosols to absorb and </w:t>
      </w:r>
      <w:r w:rsidR="009A21F8" w:rsidRPr="00541A7F">
        <w:t xml:space="preserve">scatter incident solar radiation is dependent on the nature of the burned biomass and burning conditions </w:t>
      </w:r>
      <w:r w:rsidR="00541A7F" w:rsidRPr="00541A7F">
        <w:fldChar w:fldCharType="begin"/>
      </w:r>
      <w:r w:rsidR="00541A7F" w:rsidRPr="00541A7F">
        <w:instrText xml:space="preserve"> ADDIN ZOTERO_ITEM CSL_CITATION {"citationID":"FTKmb1Sn","properties":{"formattedCitation":"(Brioude et al. 2009)","plainCitation":"(Brioude et al. 2009)","noteIndex":0},"citationItems":[{"id":79,"uris":["http://zotero.org/users/4712375/items/BGQKCXBF"],"uri":["http://zotero.org/users/4712375/items/BGQKCXBF"],"itemData":{"id":79,"type":"article-journal","abstract":"Aerosol-cloud interactions are considered to be one of the most important and least known forcings in the climate system. Biomass burning aerosols are of special interest due to their radiative impact (direct and indirect effect) and their potential to increase in the future due to climate change. Combining data from Geostationary Operational Environmental Satellite (GOES) and MODerate-resolution Imaging Spectroradiometer (MODIS) with passive tracers from the FLEXPART Lagrangian Particle Dispersion Model, the impact of biomass burning aerosols on marine stratocumulus clouds has been examined in June and July of 2006–2008 off the California coast. Using a continental tracer, the indirect effect of biomass burning aerosols has been isolated by comparing the average cloud fraction and cloud albedo for different meteorological situations, and for clean versus polluted (in terms of biomass burning) continental air masses at 14:00 local time. Within a 500 km-wide band along the coast of California, biomass burning aerosols, which tend to reside above the marine boundary layer, increased the cloud fraction by 0.143, and the cloud albedo by 0.038. Absorbing aerosols located above the marine boundary layer lead to an increase of the lower tropospheric stability and a reduction in the vertical entrainment of dry air from above, leading to increased cloud formation. The combined effect was an indirect radiative forcing of −7.5% ±1.7% (cooling effect) of the outgoing radiative flux at the top of the atmosphere on average, with a bias due to meteorology of +0.9%. Further away from the coast, the biomass burning aerosols, which were located within the boundary layer, reduced the cloud fraction by 0.023 and the cloud albedo by 0.006, resulting in an indirect radiative forcing of +1.3% ±0.3% (warming effect) with a bias of +0.5%. These results underscore the dual role that absorbing aerosols play in cloud radiative forcing.","container-title":"Atmos. Chem. Phys.","DOI":"10.5194/acp-9-8841-2009","ISSN":"1680-7324","issue":"22","journalAbbreviation":"Atmos. Chem. Phys.","page":"8841-8856","source":"Copernicus Online Journals","title":"Effect of biomass burning on marine stratocumulus clouds off the California coast","volume":"9","author":[{"family":"Brioude","given":"J."},{"family":"Cooper","given":"O. R."},{"family":"Feingold","given":"G."},{"family":"Trainer","given":"M."},{"family":"Freitas","given":"S. R."},{"family":"Kowal","given":"D."},{"family":"Ayers","given":"J. K."},{"family":"Prins","given":"E."},{"family":"Minnis","given":"P."},{"family":"McKeen","given":"S. A."},{"family":"Frost","given":"G. J."},{"family":"Hsie","given":"E.-Y."}],"issued":{"date-parts":[["2009",11,23]]}}}],"schema":"https://github.com/citation-style-language/schema/raw/master/csl-citation.json"} </w:instrText>
      </w:r>
      <w:r w:rsidR="00541A7F" w:rsidRPr="00541A7F">
        <w:fldChar w:fldCharType="separate"/>
      </w:r>
      <w:r w:rsidR="00541A7F" w:rsidRPr="00541A7F">
        <w:rPr>
          <w:rFonts w:cs="Times New Roman"/>
        </w:rPr>
        <w:t>(Brioude et al. 2009)</w:t>
      </w:r>
      <w:r w:rsidR="00541A7F" w:rsidRPr="00541A7F">
        <w:fldChar w:fldCharType="end"/>
      </w:r>
      <w:r w:rsidR="009A21F8" w:rsidRPr="00541A7F">
        <w:t xml:space="preserve">. </w:t>
      </w:r>
      <w:r w:rsidR="00B758D0">
        <w:t>One o</w:t>
      </w:r>
      <w:r w:rsidR="00E1032F" w:rsidRPr="00541A7F">
        <w:t xml:space="preserve">f the emissions of biomass burning </w:t>
      </w:r>
      <w:r w:rsidR="00B758D0">
        <w:t>is</w:t>
      </w:r>
      <w:r w:rsidR="00410B28" w:rsidRPr="00541A7F">
        <w:t xml:space="preserve"> </w:t>
      </w:r>
      <w:r w:rsidR="006D0DB5" w:rsidRPr="00541A7F">
        <w:t xml:space="preserve">black </w:t>
      </w:r>
      <w:r w:rsidR="00461BA0" w:rsidRPr="00541A7F">
        <w:t xml:space="preserve">carbon soot aerosol, </w:t>
      </w:r>
      <w:r w:rsidR="005C7B3A" w:rsidRPr="00541A7F">
        <w:t xml:space="preserve">the strongest absorbing aerosol within the atmosphere </w:t>
      </w:r>
      <w:r w:rsidR="00886BE7" w:rsidRPr="00541A7F">
        <w:fldChar w:fldCharType="begin"/>
      </w:r>
      <w:r w:rsidR="00886BE7" w:rsidRPr="00541A7F">
        <w:instrText xml:space="preserve"> ADDIN ZOTERO_ITEM CSL_CITATION {"citationID":"azEsH7Tf","properties":{"formattedCitation":"(Redemann et al. 2021)","plainCitation":"(Redemann et al. 2021)","noteIndex":0},"citationItems":[{"id":5,"uris":["http://zotero.org/users/4712375/items/VMZ9ZXTH"],"uri":["http://zotero.org/users/4712375/items/VMZ9ZXTH"],"itemData":{"id":5,"type":"article-journal","abstract":"&lt;p&gt;&lt;strong class=\"journal-contentHeaderColor\"&gt;Abstract.&lt;/strong&gt; Southern Africa produces almost a third of the Earth's biomass burning (BB) aerosol particles, yet the fate of these particles and their influence on regional and global climate is poorly understood. ORACLES (ObseRvations of Aerosols above CLouds and their intEractionS) is a 5-year NASA EVS-2 (Earth Venture Suborbital-2) investigation with three intensive observation periods designed to study key atmospheric processes that determine the climate impacts of these aerosols. During the Southern Hemisphere winter and spring (June–October), aerosol particles reaching 3–5 km in altitude are transported westward over the southeast Atlantic, where they interact with one of the largest subtropical stratocumulus (Sc) cloud decks in the world. The representation of these interactions in climate models remains highly uncertain in part due to a scarcity of observational constraints on aerosol and cloud properties, as well as due to the parameterized treatment of physical processes. Three ORACLES deployments by the NASA P-3 aircraft in September 2016, August 2017, and October 2018 (totaling &lt;span class=\"inline-formula\"&gt;</w:instrText>
      </w:r>
      <w:r w:rsidR="00886BE7" w:rsidRPr="00541A7F">
        <w:rPr>
          <w:rFonts w:ascii="Cambria Math" w:hAnsi="Cambria Math" w:cs="Cambria Math"/>
        </w:rPr>
        <w:instrText>∼</w:instrText>
      </w:r>
      <w:r w:rsidR="00886BE7" w:rsidRPr="00541A7F">
        <w:instrText>350&lt;/span&gt; science flight hours), augmented by the deployment of the NASA ER-2 aircraft for remote sensing in September 2016 (totaling &lt;span class=\"inline-formula\"&gt;</w:instrText>
      </w:r>
      <w:r w:rsidR="00886BE7" w:rsidRPr="00541A7F">
        <w:rPr>
          <w:rFonts w:ascii="Cambria Math" w:hAnsi="Cambria Math" w:cs="Cambria Math"/>
        </w:rPr>
        <w:instrText>∼</w:instrText>
      </w:r>
      <w:r w:rsidR="00886BE7" w:rsidRPr="00541A7F">
        <w:instrText xml:space="preserve">100&lt;/span&gt; science flight hours), were intended to help fill this observational gap. ORACLES focuses on three fundamental science themes centered on the climate effects of African BB aerosols: (a) direct aerosol radiative effects, (b) effects of aerosol absorption on atmospheric circulation and clouds, and (c) aerosol–cloud microphysical interactions. This paper summarizes the ORACLES science objectives, describes the project implementation, provides an overview of the flights and measurements in each deployment, and highlights the integrative modeling efforts from cloud to global scales to address science objectives. Significant new findings on the vertical structure of BB aerosol physical and chemical properties, chemical aging, cloud condensation nuclei, rain and precipitation statistics, and aerosol indirect effects are emphasized, but their detailed descriptions are the subject of separate publications. The main purpose of this paper is to familiarize the broader scientific community with the ORACLES project and the dataset it produced.&lt;/p&gt;","container-title":"Atmospheric Chemistry and Physics","DOI":"10.5194/acp-21-1507-2021","ISSN":"1680-7316","issue":"3","language":"English","page":"1507-1563","source":"acp.copernicus.org","title":"An overview of the ORACLES (ObseRvations of Aerosols above CLouds and their intEractionS) project: aerosol–cloud–radiation interactions in the southeast Atlantic basin","title-short":"An overview of the ORACLES (ObseRvations of Aerosols above CLouds and their intEractionS) project","volume":"21","author":[{"family":"Redemann","given":"Jens"},{"family":"Wood","given":"Robert"},{"family":"Zuidema","given":"Paquita"},{"family":"Doherty","given":"Sarah J."},{"family":"Luna","given":"Bernadette"},{"family":"LeBlanc","given":"Samuel E."},{"family":"Diamond","given":"Michael S."},{"family":"Shinozuka","given":"Yohei"},{"family":"Chang","given":"Ian Y."},{"family":"Ueyama","given":"Rei"},{"family":"Pfister","given":"Leonhard"},{"family":"Ryoo","given":"Ju-Mee"},{"family":"Dobracki","given":"Amie N."},{"family":"Silva","given":"Arlindo M.","non-dropping-particle":"da"},{"family":"Longo","given":"Karla M."},{"family":"Kacenelenbogen","given":"Meloë S."},{"family":"Flynn","given":"Connor J."},{"family":"Pistone","given":"Kristina"},{"family":"Knox","given":"Nichola M."},{"family":"Piketh","given":"Stuart J."},{"family":"Haywood","given":"James M."},{"family":"Formenti","given":"Paola"},{"family":"Mallet","given":"Marc"},{"family":"Stier","given":"Philip"},{"family":"Ackerman","given":"Andrew S."},{"family":"Bauer","given":"Susanne E."},{"family":"Fridlind","given":"Ann M."},{"family":"Carmichael","given":"Gregory R."},{"family":"Saide","given":"Pablo E."},{"family":"Ferrada","given":"Gonzalo A."},{"family":"Howell","given":"Steven G."},{"family":"Freitag","given":"Steffen"},{"family":"Cairns","given":"Brian"},{"family":"Holben","given":"Brent N."},{"family":"Knobelspiesse","given":"Kirk D."},{"family":"Tanelli","given":"Simone"},{"family":"L'Ecuyer","given":"Tristan S."},{"family":"Dzambo","given":"Andrew M."},{"family":"Sy","given":"Ousmane O."},{"family":"McFarquhar","given":"Greg M."},{"family":"Poellot","given":"Michael R."},{"family":"Gupta","given":"Siddhant"},{"family":"O'Brien","given":"Joseph R."},{"family":"Nenes","given":"Athanasios"},{"family":"Kacarab","given":"Mary"},{"family":"Wong","given":"Jenny P. S."},{"family":"Small-Griswold","given":"Jennifer D."},{"family":"Thornhill","given":"Kenneth L."},{"family":"Noone","given":"David"},{"family":"Podolske","given":"James R."},{"family":"Schmidt","given":"K. Sebastian"},{"family":"Pilewskie","given":"Peter"},{"family":"Chen","given":"Hong"},{"family":"Cochrane","given":"Sabrina P."},{"family":"Sedlacek","given":"Arthur J."},{"family":"Lang","given":"Timothy J."},{"family":"Stith","given":"Eric"},{"family":"Segal-Rozenhaimer","given":"Michal"},{"family":"Ferrare","given":"Richard A."},{"family":"Burton","given":"Sharon P."},{"family":"Hostetler","given":"Chris A."},{"family":"Diner","given":"David J."},{"family":"Seidel","given":"Felix C."},{"family":"Platnick","given":"Steven E."},{"family":"Myers","given":"Jeffrey S."},{"family":"Meyer","given":"Kerry G."},{"family":"Spangenberg","given":"Douglas A."},{"family":"Maring","given":"Hal"},{"family":"Gao","given":"Lan"}],"issued":{"date-parts":[["2021",2,4]]}}}],"schema":"https://github.com/citation-style-language/schema/raw/master/csl-citation.json"} </w:instrText>
      </w:r>
      <w:r w:rsidR="00886BE7" w:rsidRPr="00541A7F">
        <w:fldChar w:fldCharType="separate"/>
      </w:r>
      <w:r w:rsidR="00886BE7" w:rsidRPr="00541A7F">
        <w:rPr>
          <w:rFonts w:cs="Times New Roman"/>
        </w:rPr>
        <w:t>(Redemann et al. 2021)</w:t>
      </w:r>
      <w:r w:rsidR="00886BE7" w:rsidRPr="00541A7F">
        <w:fldChar w:fldCharType="end"/>
      </w:r>
      <w:r w:rsidR="00FF1194" w:rsidRPr="00541A7F">
        <w:t xml:space="preserve">. </w:t>
      </w:r>
      <w:r w:rsidR="003400F6" w:rsidRPr="00541A7F">
        <w:t>Previous</w:t>
      </w:r>
      <w:r w:rsidR="003400F6">
        <w:t xml:space="preserve"> </w:t>
      </w:r>
      <w:r w:rsidR="004C7157">
        <w:t xml:space="preserve">investigations have found that </w:t>
      </w:r>
      <w:r w:rsidR="00161BEB">
        <w:t xml:space="preserve">the sign of the direct aerosol forcing </w:t>
      </w:r>
      <w:r w:rsidR="00703666">
        <w:t xml:space="preserve">is dependent on </w:t>
      </w:r>
      <w:r w:rsidR="00954C3A">
        <w:t xml:space="preserve">location of the BB aerosols with respect to underlaying clouds </w:t>
      </w:r>
      <w:r w:rsidR="00AE29DE">
        <w:t xml:space="preserve">as the black carbon aerosol decrease the albedo of the underlaying cloud </w:t>
      </w:r>
      <w:r w:rsidR="00C1190E" w:rsidRPr="00C1190E">
        <w:fldChar w:fldCharType="begin"/>
      </w:r>
      <w:r w:rsidR="00C1190E" w:rsidRPr="00C1190E">
        <w:instrText xml:space="preserve"> ADDIN ZOTERO_ITEM CSL_CITATION {"citationID":"AVw7HPcK","properties":{"formattedCitation":"(Chand et al. 2009)","plainCitation":"(Chand et al. 2009)","noteIndex":0},"citationItems":[{"id":337,"uris":["http://zotero.org/users/4712375/items/77UXEUTC"],"uri":["http://zotero.org/users/4712375/items/77UXEUTC"],"itemData":{"id":337,"type":"article-journal","abstract":"Aerosols from biomass burning can alter the radiative energy balance of the Earth by reflecting or absorbing solar radiation. Satellite measurements indicate that the amount of energy absorbed by aerosols at the top of the atmosphere increases with underlying cloud coverage.","container-title":"Nature Geoscience","DOI":"10.1038/ngeo437","ISSN":"1752-0908","issue":"3","journalAbbreviation":"Nature Geosci","language":"en","note":"Bandiera_abtest: a\nCg_type: Nature Research Journals\nnumber: 3\nPrimary_atype: Research\npublisher: Nature Publishing Group","page":"181-184","source":"www.nature.com","title":"Satellite-derived direct radiative effect of aerosols dependent on cloud cover","volume":"2","author":[{"family":"Chand","given":"D."},{"family":"Wood","given":"R."},{"family":"Anderson","given":"T. L."},{"family":"Satheesh","given":"S. K."},{"family":"Charlson","given":"R. J."}],"issued":{"date-parts":[["2009",3]]}}}],"schema":"https://github.com/citation-style-language/schema/raw/master/csl-citation.json"} </w:instrText>
      </w:r>
      <w:r w:rsidR="00C1190E" w:rsidRPr="00C1190E">
        <w:fldChar w:fldCharType="separate"/>
      </w:r>
      <w:r w:rsidR="00C1190E" w:rsidRPr="00C1190E">
        <w:rPr>
          <w:rFonts w:cs="Times New Roman"/>
        </w:rPr>
        <w:t>(Chand et al. 2009)</w:t>
      </w:r>
      <w:r w:rsidR="00C1190E" w:rsidRPr="00C1190E">
        <w:fldChar w:fldCharType="end"/>
      </w:r>
      <w:r w:rsidR="00B90039" w:rsidRPr="00C1190E">
        <w:t>.</w:t>
      </w:r>
      <w:r w:rsidR="007464BB">
        <w:t xml:space="preserve"> </w:t>
      </w:r>
    </w:p>
    <w:p w14:paraId="0768DA8D" w14:textId="7B559712" w:rsidR="008A0314" w:rsidRDefault="004031ED">
      <w:pPr>
        <w:rPr>
          <w:rFonts w:cs="Times New Roman"/>
          <w:szCs w:val="24"/>
        </w:rPr>
        <w:pPrChange w:id="16" w:author="David Delene" w:date="2022-05-18T16:38:00Z">
          <w:pPr>
            <w:ind w:firstLine="720"/>
          </w:pPr>
        </w:pPrChange>
      </w:pPr>
      <w:r>
        <w:lastRenderedPageBreak/>
        <w:t xml:space="preserve">Two additional </w:t>
      </w:r>
      <w:commentRangeStart w:id="17"/>
      <w:r w:rsidRPr="009B43BB">
        <w:t>aerosol</w:t>
      </w:r>
      <w:commentRangeEnd w:id="17"/>
      <w:r w:rsidR="00C0442D">
        <w:rPr>
          <w:rStyle w:val="CommentReference"/>
        </w:rPr>
        <w:commentReference w:id="17"/>
      </w:r>
      <w:r w:rsidRPr="009B43BB">
        <w:t xml:space="preserve"> cloud interactions </w:t>
      </w:r>
      <w:r w:rsidR="001B3830" w:rsidRPr="009B43BB">
        <w:t xml:space="preserve">(ACIs) </w:t>
      </w:r>
      <w:r w:rsidR="00005217" w:rsidRPr="009B43BB">
        <w:t xml:space="preserve">that contribute to the uncertainties </w:t>
      </w:r>
      <w:r w:rsidR="00E31212" w:rsidRPr="009B43BB">
        <w:t>within the radiative forcing of aerosols are</w:t>
      </w:r>
      <w:r w:rsidR="001B3830" w:rsidRPr="009B43BB">
        <w:t xml:space="preserve"> the indirect and semi-direct aerosol effect. </w:t>
      </w:r>
      <w:r w:rsidR="00D06041" w:rsidRPr="009B43BB">
        <w:rPr>
          <w:rFonts w:cs="Times New Roman"/>
          <w:szCs w:val="24"/>
        </w:rPr>
        <w:t>The aerosol indirect effect refers to the processes which involve aerosols acting as CCN</w:t>
      </w:r>
      <w:r w:rsidR="00DC42D4" w:rsidRPr="009B43BB">
        <w:rPr>
          <w:rFonts w:cs="Times New Roman"/>
          <w:szCs w:val="24"/>
        </w:rPr>
        <w:t xml:space="preserve">, with the two most </w:t>
      </w:r>
      <w:r w:rsidR="009B43BB" w:rsidRPr="009B43BB">
        <w:rPr>
          <w:rFonts w:cs="Times New Roman"/>
          <w:szCs w:val="24"/>
        </w:rPr>
        <w:t>prominent</w:t>
      </w:r>
      <w:r w:rsidR="00DC42D4" w:rsidRPr="009B43BB">
        <w:rPr>
          <w:rFonts w:cs="Times New Roman"/>
          <w:szCs w:val="24"/>
        </w:rPr>
        <w:t xml:space="preserve"> </w:t>
      </w:r>
      <w:r w:rsidR="009B43BB" w:rsidRPr="009B43BB">
        <w:rPr>
          <w:rFonts w:cs="Times New Roman"/>
          <w:szCs w:val="24"/>
        </w:rPr>
        <w:t>theories</w:t>
      </w:r>
      <w:r w:rsidR="00DC42D4" w:rsidRPr="009B43BB">
        <w:rPr>
          <w:rFonts w:cs="Times New Roman"/>
          <w:szCs w:val="24"/>
        </w:rPr>
        <w:t xml:space="preserve"> being the Twomey </w:t>
      </w:r>
      <w:r w:rsidR="00AD6373" w:rsidRPr="009B43BB">
        <w:rPr>
          <w:rFonts w:cs="Times New Roman"/>
          <w:szCs w:val="24"/>
        </w:rPr>
        <w:t>and</w:t>
      </w:r>
      <w:r w:rsidR="00DC42D4" w:rsidRPr="009B43BB">
        <w:rPr>
          <w:rFonts w:cs="Times New Roman"/>
          <w:szCs w:val="24"/>
        </w:rPr>
        <w:t xml:space="preserve"> Al</w:t>
      </w:r>
      <w:r w:rsidR="00AD6373" w:rsidRPr="009B43BB">
        <w:rPr>
          <w:rFonts w:cs="Times New Roman"/>
          <w:szCs w:val="24"/>
        </w:rPr>
        <w:t>brecht effects</w:t>
      </w:r>
      <w:r w:rsidR="00D06041" w:rsidRPr="009B43BB">
        <w:rPr>
          <w:rFonts w:cs="Times New Roman"/>
          <w:szCs w:val="24"/>
        </w:rPr>
        <w:t xml:space="preserve"> </w:t>
      </w:r>
      <w:r w:rsidR="00A1340E" w:rsidRPr="009B43BB">
        <w:rPr>
          <w:rFonts w:cs="Times New Roman"/>
          <w:szCs w:val="24"/>
        </w:rPr>
        <w:fldChar w:fldCharType="begin"/>
      </w:r>
      <w:r w:rsidR="00A1340E" w:rsidRPr="009B43BB">
        <w:rPr>
          <w:rFonts w:cs="Times New Roman"/>
          <w:szCs w:val="24"/>
        </w:rPr>
        <w:instrText xml:space="preserve"> ADDIN ZOTERO_ITEM CSL_CITATION {"citationID":"GOFbIuWE","properties":{"formattedCitation":"(Lohmann and Feichter 2005)","plainCitation":"(Lohmann and Feichter 2005)","noteIndex":0},"citationItems":[{"id":82,"uris":["http://zotero.org/users/4712375/items/WEL6K8TD"],"uri":["http://zotero.org/users/4712375/items/WEL6K8TD"],"itemData":{"id":82,"type":"article-journal","abstract":"Aerosols affect the climate system by changing cloud characteristics in many ways. They act as cloud condensation and ice nuclei, they may inhibit freezing and they could have an influence on the hydrological cycle. While the cloud albedo enhancement (Twomey effect) of warm clouds received most attention so far and traditionally is the only indirect aerosol forcing considered in transient climate simulations, here we discuss the multitude of effects. Different approaches how the climatic implications of these aerosol effects can be estimated globally as well as improvements that are needed in global climate models in order to better represent indirect aerosol effects are discussed in this paper.","container-title":"Atmos. Chem. Phys.","DOI":"10.5194/acp-5-715-2005","ISSN":"1680-7324","issue":"3","journalAbbreviation":"Atmos. Chem. Phys.","page":"715-737","source":"Copernicus Online Journals","title":"Global indirect aerosol effects: a review","title-short":"Global indirect aerosol effects","volume":"5","author":[{"family":"Lohmann","given":"U."},{"family":"Feichter","given":"J."}],"issued":{"date-parts":[["2005",3,3]]}}}],"schema":"https://github.com/citation-style-language/schema/raw/master/csl-citation.json"} </w:instrText>
      </w:r>
      <w:r w:rsidR="00A1340E" w:rsidRPr="009B43BB">
        <w:rPr>
          <w:rFonts w:cs="Times New Roman"/>
          <w:szCs w:val="24"/>
        </w:rPr>
        <w:fldChar w:fldCharType="separate"/>
      </w:r>
      <w:r w:rsidR="00A1340E" w:rsidRPr="009B43BB">
        <w:rPr>
          <w:rFonts w:cs="Times New Roman"/>
        </w:rPr>
        <w:t>(Lohmann and Feichter 2005)</w:t>
      </w:r>
      <w:r w:rsidR="00A1340E" w:rsidRPr="009B43BB">
        <w:rPr>
          <w:rFonts w:cs="Times New Roman"/>
          <w:szCs w:val="24"/>
        </w:rPr>
        <w:fldChar w:fldCharType="end"/>
      </w:r>
      <w:r w:rsidR="00552D4D" w:rsidRPr="009B43BB">
        <w:rPr>
          <w:rFonts w:cs="Times New Roman"/>
          <w:szCs w:val="24"/>
        </w:rPr>
        <w:t xml:space="preserve">. </w:t>
      </w:r>
      <w:r w:rsidR="009B43BB" w:rsidRPr="009B43BB">
        <w:rPr>
          <w:rFonts w:cs="Times New Roman"/>
          <w:szCs w:val="24"/>
        </w:rPr>
        <w:fldChar w:fldCharType="begin"/>
      </w:r>
      <w:r w:rsidR="007C3C7D">
        <w:rPr>
          <w:rFonts w:cs="Times New Roman"/>
          <w:szCs w:val="24"/>
        </w:rPr>
        <w:instrText xml:space="preserve"> ADDIN ZOTERO_ITEM CSL_CITATION {"citationID":"vvOpOoWa","properties":{"formattedCitation":"(Twomey 1977)","plainCitation":"(Twomey 1977)","dontUpdate":true,"noteIndex":0},"citationItems":[{"id":334,"uris":["http://zotero.org/users/4712375/items/2NEVZSP7"],"uri":["http://zotero.org/users/4712375/items/2NEVZSP7"],"itemData":{"id":334,"type":"article-journal","abstract":"&lt;section class=\"abstract\"&gt;&lt;h2 class=\"abstractTitle text-title my-1\" id=\"d2091719e50\"&gt;Abstract&lt;/h2&gt;&lt;p&gt;By increasing droplet concentration and thereby the optical thickness of a cloud, pollution acts to increase the reflectance (albedo) of clouds; by increasing the absorption coefficient it acts to decrease the reflectance. Calculations suggest that the former effect (brightening of the clouds in reflection, hence climatically a cooling effect) dominates for thin to moderately thick clouds, whereas for sufficiently thick clouds the latter effect (climatically a warming effect) can become dominant.&lt;/p&gt;&lt;/section&gt;","container-title":"Journal of the Atmospheric Sciences","DOI":"10.1175/1520-0469(1977)034&lt;1149:TIOPOT&gt;2.0.CO;2","ISSN":"0022-4928, 1520-0469","issue":"7","language":"EN","note":"publisher: American Meteorological Society\nsection: Journal of the Atmospheric Sciences","page":"1149-1152","source":"journals.ametsoc.org","title":"The Influence of Pollution on the Shortwave Albedo of Clouds","volume":"34","author":[{"family":"Twomey","given":"S."}],"issued":{"date-parts":[["1977",7,1]]}}}],"schema":"https://github.com/citation-style-language/schema/raw/master/csl-citation.json"} </w:instrText>
      </w:r>
      <w:r w:rsidR="009B43BB" w:rsidRPr="009B43BB">
        <w:rPr>
          <w:rFonts w:cs="Times New Roman"/>
          <w:szCs w:val="24"/>
        </w:rPr>
        <w:fldChar w:fldCharType="separate"/>
      </w:r>
      <w:r w:rsidR="009B43BB" w:rsidRPr="009B43BB">
        <w:rPr>
          <w:rFonts w:cs="Times New Roman"/>
        </w:rPr>
        <w:t>Twomey (1977)</w:t>
      </w:r>
      <w:r w:rsidR="009B43BB" w:rsidRPr="009B43BB">
        <w:rPr>
          <w:rFonts w:cs="Times New Roman"/>
          <w:szCs w:val="24"/>
        </w:rPr>
        <w:fldChar w:fldCharType="end"/>
      </w:r>
      <w:r w:rsidR="004C01FA" w:rsidRPr="009B43BB">
        <w:rPr>
          <w:rFonts w:cs="Times New Roman"/>
          <w:szCs w:val="24"/>
        </w:rPr>
        <w:t xml:space="preserve"> investigated the </w:t>
      </w:r>
      <w:r w:rsidR="004C266B" w:rsidRPr="009B43BB">
        <w:rPr>
          <w:rFonts w:cs="Times New Roman"/>
          <w:szCs w:val="24"/>
        </w:rPr>
        <w:t xml:space="preserve">role of </w:t>
      </w:r>
      <w:r w:rsidR="004C01FA" w:rsidRPr="009B43BB">
        <w:rPr>
          <w:rFonts w:cs="Times New Roman"/>
          <w:szCs w:val="24"/>
        </w:rPr>
        <w:t>aerosols (through natural and</w:t>
      </w:r>
      <w:r w:rsidR="004C01FA">
        <w:rPr>
          <w:rFonts w:cs="Times New Roman"/>
          <w:szCs w:val="24"/>
        </w:rPr>
        <w:t xml:space="preserve"> anthropogenic causes) on droplet activation</w:t>
      </w:r>
      <w:r w:rsidR="00665897">
        <w:rPr>
          <w:rFonts w:cs="Times New Roman"/>
          <w:szCs w:val="24"/>
        </w:rPr>
        <w:t xml:space="preserve"> within fixed </w:t>
      </w:r>
      <w:r w:rsidR="004244DA">
        <w:rPr>
          <w:rFonts w:cs="Times New Roman"/>
          <w:szCs w:val="24"/>
        </w:rPr>
        <w:t xml:space="preserve">cloud </w:t>
      </w:r>
      <w:r w:rsidR="00665897">
        <w:rPr>
          <w:rFonts w:cs="Times New Roman"/>
          <w:szCs w:val="24"/>
        </w:rPr>
        <w:t>water amounts</w:t>
      </w:r>
      <w:r w:rsidR="004C01FA">
        <w:rPr>
          <w:rFonts w:cs="Times New Roman"/>
          <w:szCs w:val="24"/>
        </w:rPr>
        <w:t>, and</w:t>
      </w:r>
      <w:r w:rsidR="0054331E">
        <w:rPr>
          <w:rFonts w:cs="Times New Roman"/>
          <w:szCs w:val="24"/>
        </w:rPr>
        <w:t xml:space="preserve"> found that </w:t>
      </w:r>
      <w:r w:rsidR="005E75D3">
        <w:rPr>
          <w:rFonts w:cs="Times New Roman"/>
          <w:szCs w:val="24"/>
        </w:rPr>
        <w:t>with increasing CCN</w:t>
      </w:r>
      <w:r w:rsidR="00C45578">
        <w:rPr>
          <w:rFonts w:cs="Times New Roman"/>
          <w:szCs w:val="24"/>
        </w:rPr>
        <w:t>,</w:t>
      </w:r>
      <w:r w:rsidR="005E75D3">
        <w:rPr>
          <w:rFonts w:cs="Times New Roman"/>
          <w:szCs w:val="24"/>
        </w:rPr>
        <w:t xml:space="preserve"> </w:t>
      </w:r>
      <w:r w:rsidR="004C266B">
        <w:rPr>
          <w:rFonts w:cs="Times New Roman"/>
          <w:szCs w:val="24"/>
        </w:rPr>
        <w:t xml:space="preserve">smaller, more numerous cloud droplets were formed. </w:t>
      </w:r>
      <w:r w:rsidR="00B758D0">
        <w:rPr>
          <w:rFonts w:cs="Times New Roman"/>
          <w:szCs w:val="24"/>
        </w:rPr>
        <w:t>This</w:t>
      </w:r>
      <w:r w:rsidR="00665897">
        <w:rPr>
          <w:rFonts w:cs="Times New Roman"/>
          <w:szCs w:val="24"/>
        </w:rPr>
        <w:t xml:space="preserve"> </w:t>
      </w:r>
      <w:r w:rsidR="008B378D">
        <w:rPr>
          <w:rFonts w:cs="Times New Roman"/>
          <w:szCs w:val="24"/>
        </w:rPr>
        <w:t>resulted in</w:t>
      </w:r>
      <w:r w:rsidR="009476D2">
        <w:rPr>
          <w:rFonts w:cs="Times New Roman"/>
          <w:szCs w:val="24"/>
        </w:rPr>
        <w:t xml:space="preserve"> increased cloud albedo, enhancing the reflectance of solar </w:t>
      </w:r>
      <w:r w:rsidR="00DC049E">
        <w:rPr>
          <w:rFonts w:cs="Times New Roman"/>
          <w:szCs w:val="24"/>
        </w:rPr>
        <w:t>radiation</w:t>
      </w:r>
      <w:del w:id="18" w:author="Michael" w:date="2021-10-10T16:02:00Z">
        <w:r w:rsidR="00DC049E">
          <w:rPr>
            <w:rFonts w:cs="Times New Roman"/>
            <w:szCs w:val="24"/>
          </w:rPr>
          <w:delText>,</w:delText>
        </w:r>
      </w:del>
      <w:r w:rsidR="009476D2">
        <w:rPr>
          <w:rFonts w:cs="Times New Roman"/>
          <w:szCs w:val="24"/>
        </w:rPr>
        <w:t xml:space="preserve"> </w:t>
      </w:r>
      <w:r w:rsidR="00BB452F" w:rsidRPr="001E4F12">
        <w:rPr>
          <w:rFonts w:cs="Times New Roman"/>
          <w:szCs w:val="24"/>
        </w:rPr>
        <w:t xml:space="preserve">and </w:t>
      </w:r>
      <w:r w:rsidR="00B758D0">
        <w:rPr>
          <w:rFonts w:cs="Times New Roman"/>
          <w:szCs w:val="24"/>
        </w:rPr>
        <w:t>producing</w:t>
      </w:r>
      <w:r w:rsidR="00391A3B" w:rsidRPr="001E4F12">
        <w:rPr>
          <w:rFonts w:cs="Times New Roman"/>
          <w:szCs w:val="24"/>
        </w:rPr>
        <w:t xml:space="preserve"> a slight negative </w:t>
      </w:r>
      <w:r w:rsidR="00DC42D4" w:rsidRPr="001E4F12">
        <w:rPr>
          <w:rFonts w:cs="Times New Roman"/>
          <w:szCs w:val="24"/>
        </w:rPr>
        <w:t xml:space="preserve">radiative forcing at the top of the atmosphere (TOA). </w:t>
      </w:r>
      <w:r w:rsidR="00125832" w:rsidRPr="001E4F12">
        <w:rPr>
          <w:rFonts w:cs="Times New Roman"/>
          <w:szCs w:val="24"/>
        </w:rPr>
        <w:fldChar w:fldCharType="begin"/>
      </w:r>
      <w:r w:rsidR="00A17026">
        <w:rPr>
          <w:rFonts w:cs="Times New Roman"/>
          <w:szCs w:val="24"/>
        </w:rPr>
        <w:instrText xml:space="preserve"> ADDIN ZOTERO_ITEM CSL_CITATION {"citationID":"ivzDrK2p","properties":{"formattedCitation":"(Albrecht 1989)","plainCitation":"(Albrecht 1989)","dontUpdate":true,"noteIndex":0},"citationItems":[{"id":94,"uris":["http://zotero.org/users/4712375/items/ZBCMYJ34"],"uri":["http://zotero.org/users/4712375/items/ZBCMYJ34"],"itemData":{"id":94,"type":"article-journal","container-title":"Science","issue":"4923","page":"1227+","title":"Aerosols, cloud microphysics, and fractional cloudiness","volume":"245","author":[{"family":"Albrecht","given":"Bruce A."}],"issued":{"date-parts":[["1989"]]}}}],"schema":"https://github.com/citation-style-language/schema/raw/master/csl-citation.json"} </w:instrText>
      </w:r>
      <w:r w:rsidR="00125832" w:rsidRPr="001E4F12">
        <w:rPr>
          <w:rFonts w:cs="Times New Roman"/>
          <w:szCs w:val="24"/>
        </w:rPr>
        <w:fldChar w:fldCharType="separate"/>
      </w:r>
      <w:r w:rsidR="00125832" w:rsidRPr="001E4F12">
        <w:rPr>
          <w:rFonts w:cs="Times New Roman"/>
        </w:rPr>
        <w:t xml:space="preserve">Albrecht </w:t>
      </w:r>
      <w:r w:rsidR="001E4F12" w:rsidRPr="001E4F12">
        <w:rPr>
          <w:rFonts w:cs="Times New Roman"/>
        </w:rPr>
        <w:t>(</w:t>
      </w:r>
      <w:r w:rsidR="00125832" w:rsidRPr="001E4F12">
        <w:rPr>
          <w:rFonts w:cs="Times New Roman"/>
        </w:rPr>
        <w:t>1989)</w:t>
      </w:r>
      <w:r w:rsidR="00125832" w:rsidRPr="001E4F12">
        <w:rPr>
          <w:rFonts w:cs="Times New Roman"/>
          <w:szCs w:val="24"/>
        </w:rPr>
        <w:fldChar w:fldCharType="end"/>
      </w:r>
      <w:r w:rsidR="001E4F12" w:rsidRPr="001E4F12">
        <w:rPr>
          <w:rFonts w:cs="Times New Roman"/>
          <w:szCs w:val="24"/>
        </w:rPr>
        <w:t xml:space="preserve"> </w:t>
      </w:r>
      <w:r w:rsidR="00DC049E" w:rsidRPr="001E4F12">
        <w:rPr>
          <w:rFonts w:cs="Times New Roman"/>
          <w:szCs w:val="24"/>
        </w:rPr>
        <w:t xml:space="preserve">investigated </w:t>
      </w:r>
      <w:r w:rsidR="009D255A" w:rsidRPr="001E4F12">
        <w:rPr>
          <w:rFonts w:cs="Times New Roman"/>
          <w:szCs w:val="24"/>
        </w:rPr>
        <w:t>the Twomey effect</w:t>
      </w:r>
      <w:r w:rsidR="004244DA" w:rsidRPr="001E4F12">
        <w:rPr>
          <w:rFonts w:cs="Times New Roman"/>
          <w:szCs w:val="24"/>
        </w:rPr>
        <w:t xml:space="preserve"> in varying cloud water amounts</w:t>
      </w:r>
      <w:r w:rsidR="00691D9C" w:rsidRPr="001E4F12">
        <w:rPr>
          <w:rFonts w:cs="Times New Roman"/>
          <w:szCs w:val="24"/>
        </w:rPr>
        <w:t xml:space="preserve"> with marine stratocumulus (Sc)</w:t>
      </w:r>
      <w:r w:rsidR="000E6207" w:rsidRPr="001E4F12">
        <w:rPr>
          <w:rFonts w:cs="Times New Roman"/>
          <w:szCs w:val="24"/>
        </w:rPr>
        <w:t>, proposing a link between cloud lifetime and aerosols</w:t>
      </w:r>
      <w:r w:rsidR="00761BA7" w:rsidRPr="001E4F12">
        <w:rPr>
          <w:rFonts w:cs="Times New Roman"/>
          <w:szCs w:val="24"/>
        </w:rPr>
        <w:t xml:space="preserve"> through precipitation. </w:t>
      </w:r>
      <w:r w:rsidR="00125832" w:rsidRPr="001E4F12">
        <w:rPr>
          <w:rFonts w:cs="Times New Roman"/>
          <w:szCs w:val="24"/>
        </w:rPr>
        <w:fldChar w:fldCharType="begin"/>
      </w:r>
      <w:r w:rsidR="00A17026">
        <w:rPr>
          <w:rFonts w:cs="Times New Roman"/>
          <w:szCs w:val="24"/>
        </w:rPr>
        <w:instrText xml:space="preserve"> ADDIN ZOTERO_ITEM CSL_CITATION {"citationID":"TDhSRZ6v","properties":{"formattedCitation":"(Albrecht 1989)","plainCitation":"(Albrecht 1989)","dontUpdate":true,"noteIndex":0},"citationItems":[{"id":94,"uris":["http://zotero.org/users/4712375/items/ZBCMYJ34"],"uri":["http://zotero.org/users/4712375/items/ZBCMYJ34"],"itemData":{"id":94,"type":"article-journal","container-title":"Science","issue":"4923","page":"1227+","title":"Aerosols, cloud microphysics, and fractional cloudiness","volume":"245","author":[{"family":"Albrecht","given":"Bruce A."}],"issued":{"date-parts":[["1989"]]}}}],"schema":"https://github.com/citation-style-language/schema/raw/master/csl-citation.json"} </w:instrText>
      </w:r>
      <w:r w:rsidR="00125832" w:rsidRPr="001E4F12">
        <w:rPr>
          <w:rFonts w:cs="Times New Roman"/>
          <w:szCs w:val="24"/>
        </w:rPr>
        <w:fldChar w:fldCharType="separate"/>
      </w:r>
      <w:r w:rsidR="00125832" w:rsidRPr="001E4F12">
        <w:rPr>
          <w:rFonts w:cs="Times New Roman"/>
        </w:rPr>
        <w:t>Albrecht (1989)</w:t>
      </w:r>
      <w:r w:rsidR="00125832" w:rsidRPr="001E4F12">
        <w:rPr>
          <w:rFonts w:cs="Times New Roman"/>
          <w:szCs w:val="24"/>
        </w:rPr>
        <w:fldChar w:fldCharType="end"/>
      </w:r>
      <w:r w:rsidR="00761BA7" w:rsidRPr="001E4F12">
        <w:rPr>
          <w:rFonts w:cs="Times New Roman"/>
          <w:szCs w:val="24"/>
        </w:rPr>
        <w:t xml:space="preserve"> argued that while the Twomey effect creates more numerous, smaller droplets (with increasing aerosol concentrations)</w:t>
      </w:r>
      <w:r w:rsidR="00C705A4" w:rsidRPr="001E4F12">
        <w:rPr>
          <w:rFonts w:cs="Times New Roman"/>
          <w:szCs w:val="24"/>
        </w:rPr>
        <w:t xml:space="preserve">, </w:t>
      </w:r>
      <w:r w:rsidR="00F172DB" w:rsidRPr="001E4F12">
        <w:rPr>
          <w:rFonts w:cs="Times New Roman"/>
          <w:szCs w:val="24"/>
        </w:rPr>
        <w:t xml:space="preserve">the result </w:t>
      </w:r>
      <w:r w:rsidR="00FC36DD" w:rsidRPr="001E4F12">
        <w:rPr>
          <w:rFonts w:cs="Times New Roman"/>
          <w:szCs w:val="24"/>
        </w:rPr>
        <w:t xml:space="preserve">of </w:t>
      </w:r>
      <w:r w:rsidR="00485DF5" w:rsidRPr="001E4F12">
        <w:rPr>
          <w:rFonts w:cs="Times New Roman"/>
          <w:szCs w:val="24"/>
        </w:rPr>
        <w:t xml:space="preserve">a decrease in droplet radius </w:t>
      </w:r>
      <w:r w:rsidR="00FC36DD" w:rsidRPr="001E4F12">
        <w:rPr>
          <w:rFonts w:cs="Times New Roman"/>
          <w:szCs w:val="24"/>
        </w:rPr>
        <w:t>is the</w:t>
      </w:r>
      <w:r w:rsidR="000D5988" w:rsidRPr="001E4F12">
        <w:rPr>
          <w:rFonts w:cs="Times New Roman"/>
          <w:szCs w:val="24"/>
        </w:rPr>
        <w:t xml:space="preserve"> </w:t>
      </w:r>
      <w:r w:rsidR="0018077F" w:rsidRPr="001E4F12">
        <w:rPr>
          <w:rFonts w:cs="Times New Roman"/>
          <w:szCs w:val="24"/>
        </w:rPr>
        <w:t>reduction in</w:t>
      </w:r>
      <w:r w:rsidR="00856BAC" w:rsidRPr="001E4F12">
        <w:rPr>
          <w:rFonts w:cs="Times New Roman"/>
          <w:szCs w:val="24"/>
        </w:rPr>
        <w:t xml:space="preserve"> collision-coalescence and precipitation efficiency</w:t>
      </w:r>
      <w:r w:rsidR="0018077F" w:rsidRPr="001E4F12">
        <w:rPr>
          <w:rFonts w:cs="Times New Roman"/>
          <w:szCs w:val="24"/>
        </w:rPr>
        <w:t xml:space="preserve">. </w:t>
      </w:r>
      <w:r w:rsidR="00477477" w:rsidRPr="001E4F12">
        <w:rPr>
          <w:rFonts w:cs="Times New Roman"/>
          <w:szCs w:val="24"/>
        </w:rPr>
        <w:fldChar w:fldCharType="begin"/>
      </w:r>
      <w:r w:rsidR="00A17026">
        <w:rPr>
          <w:rFonts w:cs="Times New Roman"/>
          <w:szCs w:val="24"/>
        </w:rPr>
        <w:instrText xml:space="preserve"> ADDIN ZOTERO_ITEM CSL_CITATION {"citationID":"kerqMDx1","properties":{"formattedCitation":"(Albrecht 1989)","plainCitation":"(Albrecht 1989)","dontUpdate":true,"noteIndex":0},"citationItems":[{"id":94,"uris":["http://zotero.org/users/4712375/items/ZBCMYJ34"],"uri":["http://zotero.org/users/4712375/items/ZBCMYJ34"],"itemData":{"id":94,"type":"article-journal","container-title":"Science","issue":"4923","page":"1227+","title":"Aerosols, cloud microphysics, and fractional cloudiness","volume":"245","author":[{"family":"Albrecht","given":"Bruce A."}],"issued":{"date-parts":[["1989"]]}}}],"schema":"https://github.com/citation-style-language/schema/raw/master/csl-citation.json"} </w:instrText>
      </w:r>
      <w:r w:rsidR="00477477" w:rsidRPr="001E4F12">
        <w:rPr>
          <w:rFonts w:cs="Times New Roman"/>
          <w:szCs w:val="24"/>
        </w:rPr>
        <w:fldChar w:fldCharType="separate"/>
      </w:r>
      <w:r w:rsidR="00477477" w:rsidRPr="001E4F12">
        <w:rPr>
          <w:rFonts w:cs="Times New Roman"/>
        </w:rPr>
        <w:t xml:space="preserve">Albrecht </w:t>
      </w:r>
      <w:r w:rsidR="00125832" w:rsidRPr="001E4F12">
        <w:rPr>
          <w:rFonts w:cs="Times New Roman"/>
        </w:rPr>
        <w:t>(</w:t>
      </w:r>
      <w:r w:rsidR="00477477" w:rsidRPr="001E4F12">
        <w:rPr>
          <w:rFonts w:cs="Times New Roman"/>
        </w:rPr>
        <w:t>1989)</w:t>
      </w:r>
      <w:r w:rsidR="00477477" w:rsidRPr="001E4F12">
        <w:rPr>
          <w:rFonts w:cs="Times New Roman"/>
          <w:szCs w:val="24"/>
        </w:rPr>
        <w:fldChar w:fldCharType="end"/>
      </w:r>
      <w:r w:rsidR="008D7C53" w:rsidRPr="001E4F12">
        <w:rPr>
          <w:rFonts w:cs="Times New Roman"/>
          <w:szCs w:val="24"/>
        </w:rPr>
        <w:t xml:space="preserve"> suggested</w:t>
      </w:r>
      <w:r w:rsidR="008D7C53">
        <w:rPr>
          <w:rFonts w:cs="Times New Roman"/>
          <w:szCs w:val="24"/>
        </w:rPr>
        <w:t xml:space="preserve"> that the</w:t>
      </w:r>
      <w:r w:rsidR="002D0787">
        <w:rPr>
          <w:rFonts w:cs="Times New Roman"/>
          <w:szCs w:val="24"/>
        </w:rPr>
        <w:t xml:space="preserve"> decrease in precipitation efficiency </w:t>
      </w:r>
      <w:r w:rsidR="008D7C53">
        <w:rPr>
          <w:rFonts w:cs="Times New Roman"/>
          <w:szCs w:val="24"/>
        </w:rPr>
        <w:t>would increase</w:t>
      </w:r>
      <w:r w:rsidR="002D0787">
        <w:rPr>
          <w:rFonts w:cs="Times New Roman"/>
          <w:szCs w:val="24"/>
        </w:rPr>
        <w:t xml:space="preserve"> cloud liquid water</w:t>
      </w:r>
      <w:r w:rsidR="00D3489A">
        <w:rPr>
          <w:rFonts w:cs="Times New Roman"/>
          <w:szCs w:val="24"/>
        </w:rPr>
        <w:t xml:space="preserve"> and fractional cloudiness, </w:t>
      </w:r>
      <w:r w:rsidR="00B64CB8">
        <w:rPr>
          <w:rFonts w:cs="Times New Roman"/>
          <w:szCs w:val="24"/>
        </w:rPr>
        <w:t xml:space="preserve">resulting in brighter, longer lasting Sc. </w:t>
      </w:r>
    </w:p>
    <w:p w14:paraId="626DCD7B" w14:textId="40E4A9EF" w:rsidR="00C75E3A" w:rsidRDefault="00E703E8">
      <w:pPr>
        <w:pPrChange w:id="19" w:author="David Delene" w:date="2022-05-18T16:38:00Z">
          <w:pPr>
            <w:ind w:firstLine="720"/>
          </w:pPr>
        </w:pPrChange>
      </w:pPr>
      <w:r w:rsidRPr="00E703E8">
        <w:t xml:space="preserve">The semi-direct aerosol effect refers to the interactions between absorbing aerosols and clouds within the same vertical column of atmosphere, where the heating of mid-troposphere by aerosol solar absorption influences cloud dynamics </w:t>
      </w:r>
      <w:r w:rsidR="00073945">
        <w:fldChar w:fldCharType="begin"/>
      </w:r>
      <w:r w:rsidR="00073945">
        <w:instrText xml:space="preserve"> ADDIN ZOTERO_ITEM CSL_CITATION {"citationID":"TGL9W5fb","properties":{"formattedCitation":"(Hansen et al. 1997)","plainCitation":"(Hansen et al. 1997)","noteIndex":0},"citationItems":[{"id":80,"uris":["http://zotero.org/users/4712375/items/DEZJ5UPG"],"uri":["http://zotero.org/users/4712375/items/DEZJ5UPG"],"itemData":{"id":80,"type":"article-journal","abstract":"Observed climate change is consistent with radiative forcings on several time-scales for which the dominant forcings are known, ranging from the few years after a large volcanic eruption to glacial-to-interglacial changes. In the period with most detailed data, 1979 to the present, climate observations contain clear signatures of both natural and anthropogenic forcings. But in the full period since the industrial revolution began, global warming is only about half of that expected due to the principal forcing, increasing greenhouse gases. The direct radiative effect of anthropogenic aerosols contributes only little towards resolving this discrepancy. Unforced climate variability is an unlikely explanation. We argue on the basis of several lines of indirect evidence that aerosol effects on clouds have caused a large negative forcing, at least -1 Wm-2, which has substantially offset greenhouse warming. The tasks of observing this forcing and determining the microphysical mechanisms at its basis are exceptionally difficult, but they are essential for the prognosis of future climate change.","container-title":"Philosophical Transactions of the Royal Society B: Biological Sciences","DOI":"10.1098/rstb.1997.0018","source":"ResearchGate","title":"The missing climate forcing","volume":"352","author":[{"family":"Hansen","given":"J"},{"family":"Sato","given":"Mki"},{"family":"Lacis","given":"Andrew"},{"family":"Ruedy","given":"R"}],"issued":{"date-parts":[["1997",2,28]]}}}],"schema":"https://github.com/citation-style-language/schema/raw/master/csl-citation.json"} </w:instrText>
      </w:r>
      <w:r w:rsidR="00073945">
        <w:fldChar w:fldCharType="separate"/>
      </w:r>
      <w:r w:rsidR="00073945" w:rsidRPr="00073945">
        <w:t>(Hansen et al. 1997)</w:t>
      </w:r>
      <w:r w:rsidR="00073945">
        <w:fldChar w:fldCharType="end"/>
      </w:r>
      <w:r w:rsidRPr="00E703E8">
        <w:t xml:space="preserve">. </w:t>
      </w:r>
      <w:r w:rsidR="00DA6588" w:rsidRPr="00477477">
        <w:fldChar w:fldCharType="begin"/>
      </w:r>
      <w:r w:rsidR="00A17026">
        <w:instrText xml:space="preserve"> ADDIN ZOTERO_ITEM CSL_CITATION {"citationID":"ufhpowsm","properties":{"formattedCitation":"(Hansen et al. 1997)","plainCitation":"(Hansen et al. 1997)","dontUpdate":true,"noteIndex":0},"citationItems":[{"id":80,"uris":["http://zotero.org/users/4712375/items/DEZJ5UPG"],"uri":["http://zotero.org/users/4712375/items/DEZJ5UPG"],"itemData":{"id":80,"type":"article-journal","abstract":"Observed climate change is consistent with radiative forcings on several time-scales for which the dominant forcings are known, ranging from the few years after a large volcanic eruption to glacial-to-interglacial changes. In the period with most detailed data, 1979 to the present, climate observations contain clear signatures of both natural and anthropogenic forcings. But in the full period since the industrial revolution began, global warming is only about half of that expected due to the principal forcing, increasing greenhouse gases. The direct radiative effect of anthropogenic aerosols contributes only little towards resolving this discrepancy. Unforced climate variability is an unlikely explanation. We argue on the basis of several lines of indirect evidence that aerosol effects on clouds have caused a large negative forcing, at least -1 Wm-2, which has substantially offset greenhouse warming. The tasks of observing this forcing and determining the microphysical mechanisms at its basis are exceptionally difficult, but they are essential for the prognosis of future climate change.","container-title":"Philosophical Transactions of the Royal Society B: Biological Sciences","DOI":"10.1098/rstb.1997.0018","source":"ResearchGate","title":"The missing climate forcing","volume":"352","author":[{"family":"Hansen","given":"J"},{"family":"Sato","given":"Mki"},{"family":"Lacis","given":"Andrew"},{"family":"Ruedy","given":"R"}],"issued":{"date-parts":[["1997",2,28]]}}}],"schema":"https://github.com/citation-style-language/schema/raw/master/csl-citation.json"} </w:instrText>
      </w:r>
      <w:r w:rsidR="00DA6588" w:rsidRPr="00477477">
        <w:fldChar w:fldCharType="separate"/>
      </w:r>
      <w:r w:rsidR="00DA6588" w:rsidRPr="00477477">
        <w:t xml:space="preserve">Hansen et al. </w:t>
      </w:r>
      <w:r w:rsidR="00073945" w:rsidRPr="00477477">
        <w:t>(</w:t>
      </w:r>
      <w:r w:rsidR="00DA6588" w:rsidRPr="00477477">
        <w:t>1997)</w:t>
      </w:r>
      <w:r w:rsidR="00DA6588" w:rsidRPr="00477477">
        <w:fldChar w:fldCharType="end"/>
      </w:r>
      <w:r w:rsidR="00224273" w:rsidRPr="00477477">
        <w:t xml:space="preserve"> theorized</w:t>
      </w:r>
      <w:r w:rsidR="00224273">
        <w:t xml:space="preserve"> that the pre</w:t>
      </w:r>
      <w:r w:rsidR="00D525D5">
        <w:t xml:space="preserve">sence of black carbon aerosols within the marine boundary layer (MBL) would lead </w:t>
      </w:r>
      <w:r w:rsidR="008B7EE0">
        <w:t xml:space="preserve">to increased </w:t>
      </w:r>
      <w:r w:rsidR="00A16255">
        <w:t xml:space="preserve">heating and reduction in relative humidity and large scale cloud cover. </w:t>
      </w:r>
      <w:r w:rsidR="00EE0DEC">
        <w:t>Reduction in cloud cover would result in the decrease of planetary albedo</w:t>
      </w:r>
      <w:r w:rsidR="006C37D7">
        <w:t xml:space="preserve"> and </w:t>
      </w:r>
      <w:r w:rsidR="006521A8">
        <w:t xml:space="preserve">a positive radiative forcing. </w:t>
      </w:r>
      <w:r w:rsidR="003C5E7C">
        <w:t xml:space="preserve">Conversely, </w:t>
      </w:r>
      <w:r w:rsidR="00EE6F96">
        <w:t>u</w:t>
      </w:r>
      <w:r w:rsidRPr="00E703E8">
        <w:t xml:space="preserve">sing large-eddy simulations of the marine stratocumulus off the Californian coast, </w:t>
      </w:r>
      <w:r w:rsidR="00DA6588" w:rsidRPr="00477477">
        <w:fldChar w:fldCharType="begin"/>
      </w:r>
      <w:r w:rsidR="00A17026">
        <w:instrText xml:space="preserve"> ADDIN ZOTERO_ITEM CSL_CITATION {"citationID":"tOLPySSS","properties":{"formattedCitation":"(Johnson et al. 2004)","plainCitation":"(Johnson et al. 2004)","dontUpdate":true,"noteIndex":0},"citationItems":[{"id":92,"uris":["http://zotero.org/users/4712375/items/2AZHSYKX"],"uri":["http://zotero.org/users/4712375/items/2AZHSYKX"],"itemData":{"id":92,"type":"article-journal","abstract":"Aerosols that absorb solar radiation may lead to a decrease of low-cloud cover and liquid-water path (LWP), leading to a positive radiative forcing. A large-eddy model was used to investigate this ‘semi-direct effect’ for marine stratocumulus and examine the dependency on the vertical distribution of the aerosol. In this study, the aerosols influenced clouds by directly altering the short-wave heating rate (the semi-direct effect), but did not interact with the cloud microphysics (i.e. indirect aerosol effects are excluded). Absorbing aerosols within the boundary layer (BL) decreased LWP by 10 g m−2, leading to a positive semi-direct forcing. Even for mildly absorbing aerosols (mid-visible single-scattering albedo of 0.96), the semi-direct forcing was three times stronger, and opposite in sign, to the aerosol direct forcing. The semi-direct forcing was found to be proportional to aerosol single-scattering co-albedo (tested to a value of 0.12). Conversely, with the absorbing aerosol layer above the cloud, the LWP increased by 5 to 10 g m−2, leading to a negative semi-direct forcing. Absorbing aerosols located in the BL heat the cloud layer, enhancing the daytime decoupling and thinning of the stratocumulus layer. Absorbing aerosols immediately above the BL increased the contrast in potential temperature across the inversion, leading to a lower cloud-top entrainment rate. With aerosol both within and above the BL, the semidirect forcing was positive but half the magnitude of that experienced when aerosol was only in the BL. As marine stratocumulus covers about 20% of the globe, the semi-direct effect could significantly influence the radiative forcing by absorbing aerosols. Copyright © 2004 Royal Meteorological Society","container-title":"Quarterly Journal of the Royal Meteorological Society","DOI":"10.1256/qj.03.61","ISSN":"1477-870X","issue":"599","journalAbbreviation":"Q.J.R. Meteorol. Soc.","language":"en","page":"1407-1422","source":"Wiley Online Library","title":"The semi-direct aerosol effect: Impact of absorbing aerosols on marine stratocumulus","title-short":"The semi-direct aerosol effect","volume":"130","author":[{"family":"Johnson","given":"B. T."},{"family":"Shine","given":"K. P."},{"family":"Forster","given":"P. M."}],"issued":{"date-parts":[["2004",4,1]]}}}],"schema":"https://github.com/citation-style-language/schema/raw/master/csl-citation.json"} </w:instrText>
      </w:r>
      <w:r w:rsidR="00DA6588" w:rsidRPr="00477477">
        <w:fldChar w:fldCharType="separate"/>
      </w:r>
      <w:r w:rsidR="00DA6588" w:rsidRPr="00477477">
        <w:t>Johnson et al. (2004)</w:t>
      </w:r>
      <w:r w:rsidR="00DA6588" w:rsidRPr="00477477">
        <w:fldChar w:fldCharType="end"/>
      </w:r>
      <w:r w:rsidRPr="00477477">
        <w:t xml:space="preserve"> showed that the sign of the radiative forcing of the </w:t>
      </w:r>
      <w:r w:rsidRPr="00477477">
        <w:lastRenderedPageBreak/>
        <w:t>semi-direct effect depends on the vertical location of the aerosol plume with respect to the marine stratocumulus.</w:t>
      </w:r>
      <w:r w:rsidR="0012020B" w:rsidRPr="00477477">
        <w:t xml:space="preserve"> </w:t>
      </w:r>
      <w:r w:rsidR="00B37783" w:rsidRPr="00477477">
        <w:fldChar w:fldCharType="begin"/>
      </w:r>
      <w:r w:rsidR="00A17026">
        <w:instrText xml:space="preserve"> ADDIN ZOTERO_ITEM CSL_CITATION {"citationID":"BajkydEX","properties":{"formattedCitation":"(Johnson et al. 2004)","plainCitation":"(Johnson et al. 2004)","dontUpdate":true,"noteIndex":0},"citationItems":[{"id":92,"uris":["http://zotero.org/users/4712375/items/2AZHSYKX"],"uri":["http://zotero.org/users/4712375/items/2AZHSYKX"],"itemData":{"id":92,"type":"article-journal","abstract":"Aerosols that absorb solar radiation may lead to a decrease of low-cloud cover and liquid-water path (LWP), leading to a positive radiative forcing. A large-eddy model was used to investigate this ‘semi-direct effect’ for marine stratocumulus and examine the dependency on the vertical distribution of the aerosol. In this study, the aerosols influenced clouds by directly altering the short-wave heating rate (the semi-direct effect), but did not interact with the cloud microphysics (i.e. indirect aerosol effects are excluded). Absorbing aerosols within the boundary layer (BL) decreased LWP by 10 g m−2, leading to a positive semi-direct forcing. Even for mildly absorbing aerosols (mid-visible single-scattering albedo of 0.96), the semi-direct forcing was three times stronger, and opposite in sign, to the aerosol direct forcing. The semi-direct forcing was found to be proportional to aerosol single-scattering co-albedo (tested to a value of 0.12). Conversely, with the absorbing aerosol layer above the cloud, the LWP increased by 5 to 10 g m−2, leading to a negative semi-direct forcing. Absorbing aerosols located in the BL heat the cloud layer, enhancing the daytime decoupling and thinning of the stratocumulus layer. Absorbing aerosols immediately above the BL increased the contrast in potential temperature across the inversion, leading to a lower cloud-top entrainment rate. With aerosol both within and above the BL, the semidirect forcing was positive but half the magnitude of that experienced when aerosol was only in the BL. As marine stratocumulus covers about 20% of the globe, the semi-direct effect could significantly influence the radiative forcing by absorbing aerosols. Copyright © 2004 Royal Meteorological Society","container-title":"Quarterly Journal of the Royal Meteorological Society","DOI":"10.1256/qj.03.61","ISSN":"1477-870X","issue":"599","journalAbbreviation":"Q.J.R. Meteorol. Soc.","language":"en","page":"1407-1422","source":"Wiley Online Library","title":"The semi-direct aerosol effect: Impact of absorbing aerosols on marine stratocumulus","title-short":"The semi-direct aerosol effect","volume":"130","author":[{"family":"Johnson","given":"B. T."},{"family":"Shine","given":"K. P."},{"family":"Forster","given":"P. M."}],"issued":{"date-parts":[["2004",4,1]]}}}],"schema":"https://github.com/citation-style-language/schema/raw/master/csl-citation.json"} </w:instrText>
      </w:r>
      <w:r w:rsidR="00B37783" w:rsidRPr="00477477">
        <w:fldChar w:fldCharType="separate"/>
      </w:r>
      <w:r w:rsidR="00B37783" w:rsidRPr="00477477">
        <w:t xml:space="preserve">Johnson et al. </w:t>
      </w:r>
      <w:r w:rsidR="00DA6588" w:rsidRPr="00477477">
        <w:t>(</w:t>
      </w:r>
      <w:r w:rsidR="00B37783" w:rsidRPr="00477477">
        <w:t>2004)</w:t>
      </w:r>
      <w:r w:rsidR="00B37783" w:rsidRPr="00477477">
        <w:fldChar w:fldCharType="end"/>
      </w:r>
      <w:r w:rsidRPr="00477477">
        <w:t xml:space="preserve"> </w:t>
      </w:r>
      <w:r w:rsidR="00193573" w:rsidRPr="00477477">
        <w:t>was</w:t>
      </w:r>
      <w:r w:rsidRPr="00477477">
        <w:t xml:space="preserve"> also able to show that marine stratocumulus geometric thickness was influenced by the vertical</w:t>
      </w:r>
      <w:r w:rsidRPr="00E703E8">
        <w:t xml:space="preserve"> distribution of the aerosol and cloud layer</w:t>
      </w:r>
      <w:r w:rsidR="00B758D0">
        <w:t>s</w:t>
      </w:r>
      <w:r w:rsidRPr="00E703E8">
        <w:t xml:space="preserve">, with an increase in LWP when </w:t>
      </w:r>
      <w:r w:rsidR="00B758D0">
        <w:t>these are</w:t>
      </w:r>
      <w:r w:rsidRPr="00E703E8">
        <w:t xml:space="preserve"> vertically separated</w:t>
      </w:r>
      <w:del w:id="20" w:author="Michael" w:date="2021-10-10T16:05:00Z">
        <w:r w:rsidR="00C650FF">
          <w:delText>,</w:delText>
        </w:r>
      </w:del>
      <w:r w:rsidR="00C650FF">
        <w:t xml:space="preserve"> due to the relaxation of the entrainment of dry </w:t>
      </w:r>
      <w:r w:rsidR="00AE29DE">
        <w:t xml:space="preserve">mid-tropospheric </w:t>
      </w:r>
      <w:r w:rsidR="00C650FF">
        <w:t>air into the marine boundary layer.</w:t>
      </w:r>
      <w:r w:rsidR="008142FD">
        <w:t xml:space="preserve"> </w:t>
      </w:r>
      <w:r w:rsidR="00C75E3A">
        <w:t>With the uncertainty within the sign and magnitude of the radiative forcing of BB aerosols, investigations into the interactions between BB aerosols and underlying cloud populations are needed</w:t>
      </w:r>
      <w:r w:rsidR="008142FD">
        <w:t xml:space="preserve">. </w:t>
      </w:r>
    </w:p>
    <w:p w14:paraId="21FAFCBE" w14:textId="6F29B644" w:rsidR="00937247" w:rsidRDefault="00E40031" w:rsidP="00CF7A37">
      <w:pPr>
        <w:ind w:left="3960"/>
      </w:pPr>
      <w:r>
        <w:t>ORACLES</w:t>
      </w:r>
      <w:ins w:id="21" w:author="David Delene" w:date="2022-05-18T16:33:00Z">
        <w:r w:rsidR="003632D5">
          <w:t xml:space="preserve"> Field Project</w:t>
        </w:r>
      </w:ins>
    </w:p>
    <w:p w14:paraId="544F7A54" w14:textId="56875CAB" w:rsidR="00EF4BE5" w:rsidRDefault="00EF4BE5">
      <w:pPr>
        <w:pPrChange w:id="22" w:author="David Delene" w:date="2022-05-18T16:37:00Z">
          <w:pPr>
            <w:ind w:firstLine="720"/>
          </w:pPr>
        </w:pPrChange>
      </w:pPr>
      <w:r>
        <w:t>ORACLES (ObseRvations of Aerosols above CLouds and their intEractionS) was a</w:t>
      </w:r>
    </w:p>
    <w:p w14:paraId="233C8305" w14:textId="7BDC9A55" w:rsidR="00EF4BE5" w:rsidRDefault="00EF4BE5" w:rsidP="00EF4BE5">
      <w:r>
        <w:t xml:space="preserve">five-year NASA investigation into the climate impacts of Southern Africa’s BB aerosols </w:t>
      </w:r>
      <w:r w:rsidR="00F15C83" w:rsidRPr="00B37783">
        <w:fldChar w:fldCharType="begin"/>
      </w:r>
      <w:r w:rsidR="00F15C83" w:rsidRPr="00B37783">
        <w:instrText xml:space="preserve"> ADDIN ZOTERO_ITEM CSL_CITATION {"citationID":"Cyi5KKaY","properties":{"formattedCitation":"(Redemann et al. 2021)","plainCitation":"(Redemann et al. 2021)","noteIndex":0},"citationItems":[{"id":5,"uris":["http://zotero.org/users/4712375/items/VMZ9ZXTH"],"uri":["http://zotero.org/users/4712375/items/VMZ9ZXTH"],"itemData":{"id":5,"type":"article-journal","abstract":"&lt;p&gt;&lt;strong class=\"journal-contentHeaderColor\"&gt;Abstract.&lt;/strong&gt; Southern Africa produces almost a third of the Earth's biomass burning (BB) aerosol particles, yet the fate of these particles and their influence on regional and global climate is poorly understood. ORACLES (ObseRvations of Aerosols above CLouds and their intEractionS) is a 5-year NASA EVS-2 (Earth Venture Suborbital-2) investigation with three intensive observation periods designed to study key atmospheric processes that determine the climate impacts of these aerosols. During the Southern Hemisphere winter and spring (June–October), aerosol particles reaching 3–5 km in altitude are transported westward over the southeast Atlantic, where they interact with one of the largest subtropical stratocumulus (Sc) cloud decks in the world. The representation of these interactions in climate models remains highly uncertain in part due to a scarcity of observational constraints on aerosol and cloud properties, as well as due to the parameterized treatment of physical processes. Three ORACLES deployments by the NASA P-3 aircraft in September 2016, August 2017, and October 2018 (totaling &lt;span class=\"inline-formula\"&gt;</w:instrText>
      </w:r>
      <w:r w:rsidR="00F15C83" w:rsidRPr="00B37783">
        <w:rPr>
          <w:rFonts w:ascii="Cambria Math" w:hAnsi="Cambria Math" w:cs="Cambria Math"/>
        </w:rPr>
        <w:instrText>∼</w:instrText>
      </w:r>
      <w:r w:rsidR="00F15C83" w:rsidRPr="00B37783">
        <w:instrText>350&lt;/span&gt; science flight hours), augmented by the deployment of the NASA ER-2 aircraft for remote sensing in September 2016 (totaling &lt;span class=\"inline-formula\"&gt;</w:instrText>
      </w:r>
      <w:r w:rsidR="00F15C83" w:rsidRPr="00B37783">
        <w:rPr>
          <w:rFonts w:ascii="Cambria Math" w:hAnsi="Cambria Math" w:cs="Cambria Math"/>
        </w:rPr>
        <w:instrText>∼</w:instrText>
      </w:r>
      <w:r w:rsidR="00F15C83" w:rsidRPr="00B37783">
        <w:instrText xml:space="preserve">100&lt;/span&gt; science flight hours), were intended to help fill this observational gap. ORACLES focuses on three fundamental science themes centered on the climate effects of African BB aerosols: (a) direct aerosol radiative effects, (b) effects of aerosol absorption on atmospheric circulation and clouds, and (c) aerosol–cloud microphysical interactions. This paper summarizes the ORACLES science objectives, describes the project implementation, provides an overview of the flights and measurements in each deployment, and highlights the integrative modeling efforts from cloud to global scales to address science objectives. Significant new findings on the vertical structure of BB aerosol physical and chemical properties, chemical aging, cloud condensation nuclei, rain and precipitation statistics, and aerosol indirect effects are emphasized, but their detailed descriptions are the subject of separate publications. The main purpose of this paper is to familiarize the broader scientific community with the ORACLES project and the dataset it produced.&lt;/p&gt;","container-title":"Atmospheric Chemistry and Physics","DOI":"10.5194/acp-21-1507-2021","ISSN":"1680-7316","issue":"3","language":"English","page":"1507-1563","source":"acp.copernicus.org","title":"An overview of the ORACLES (ObseRvations of Aerosols above CLouds and their intEractionS) project: aerosol–cloud–radiation interactions in the southeast Atlantic basin","title-short":"An overview of the ORACLES (ObseRvations of Aerosols above CLouds and their intEractionS) project","volume":"21","author":[{"family":"Redemann","given":"Jens"},{"family":"Wood","given":"Robert"},{"family":"Zuidema","given":"Paquita"},{"family":"Doherty","given":"Sarah J."},{"family":"Luna","given":"Bernadette"},{"family":"LeBlanc","given":"Samuel E."},{"family":"Diamond","given":"Michael S."},{"family":"Shinozuka","given":"Yohei"},{"family":"Chang","given":"Ian Y."},{"family":"Ueyama","given":"Rei"},{"family":"Pfister","given":"Leonhard"},{"family":"Ryoo","given":"Ju-Mee"},{"family":"Dobracki","given":"Amie N."},{"family":"Silva","given":"Arlindo M.","non-dropping-particle":"da"},{"family":"Longo","given":"Karla M."},{"family":"Kacenelenbogen","given":"Meloë S."},{"family":"Flynn","given":"Connor J."},{"family":"Pistone","given":"Kristina"},{"family":"Knox","given":"Nichola M."},{"family":"Piketh","given":"Stuart J."},{"family":"Haywood","given":"James M."},{"family":"Formenti","given":"Paola"},{"family":"Mallet","given":"Marc"},{"family":"Stier","given":"Philip"},{"family":"Ackerman","given":"Andrew S."},{"family":"Bauer","given":"Susanne E."},{"family":"Fridlind","given":"Ann M."},{"family":"Carmichael","given":"Gregory R."},{"family":"Saide","given":"Pablo E."},{"family":"Ferrada","given":"Gonzalo A."},{"family":"Howell","given":"Steven G."},{"family":"Freitag","given":"Steffen"},{"family":"Cairns","given":"Brian"},{"family":"Holben","given":"Brent N."},{"family":"Knobelspiesse","given":"Kirk D."},{"family":"Tanelli","given":"Simone"},{"family":"L'Ecuyer","given":"Tristan S."},{"family":"Dzambo","given":"Andrew M."},{"family":"Sy","given":"Ousmane O."},{"family":"McFarquhar","given":"Greg M."},{"family":"Poellot","given":"Michael R."},{"family":"Gupta","given":"Siddhant"},{"family":"O'Brien","given":"Joseph R."},{"family":"Nenes","given":"Athanasios"},{"family":"Kacarab","given":"Mary"},{"family":"Wong","given":"Jenny P. S."},{"family":"Small-Griswold","given":"Jennifer D."},{"family":"Thornhill","given":"Kenneth L."},{"family":"Noone","given":"David"},{"family":"Podolske","given":"James R."},{"family":"Schmidt","given":"K. Sebastian"},{"family":"Pilewskie","given":"Peter"},{"family":"Chen","given":"Hong"},{"family":"Cochrane","given":"Sabrina P."},{"family":"Sedlacek","given":"Arthur J."},{"family":"Lang","given":"Timothy J."},{"family":"Stith","given":"Eric"},{"family":"Segal-Rozenhaimer","given":"Michal"},{"family":"Ferrare","given":"Richard A."},{"family":"Burton","given":"Sharon P."},{"family":"Hostetler","given":"Chris A."},{"family":"Diner","given":"David J."},{"family":"Seidel","given":"Felix C."},{"family":"Platnick","given":"Steven E."},{"family":"Myers","given":"Jeffrey S."},{"family":"Meyer","given":"Kerry G."},{"family":"Spangenberg","given":"Douglas A."},{"family":"Maring","given":"Hal"},{"family":"Gao","given":"Lan"}],"issued":{"date-parts":[["2021",2,4]]}}}],"schema":"https://github.com/citation-style-language/schema/raw/master/csl-citation.json"} </w:instrText>
      </w:r>
      <w:r w:rsidR="00F15C83" w:rsidRPr="00B37783">
        <w:fldChar w:fldCharType="separate"/>
      </w:r>
      <w:r w:rsidR="00F15C83" w:rsidRPr="00B37783">
        <w:rPr>
          <w:rFonts w:cs="Times New Roman"/>
        </w:rPr>
        <w:t>(Redemann et al. 2021)</w:t>
      </w:r>
      <w:r w:rsidR="00F15C83" w:rsidRPr="00B37783">
        <w:fldChar w:fldCharType="end"/>
      </w:r>
      <w:r w:rsidRPr="00B37783">
        <w:t xml:space="preserve">. </w:t>
      </w:r>
      <w:r w:rsidR="00D93677">
        <w:t xml:space="preserve">The southern African continent </w:t>
      </w:r>
      <w:r w:rsidR="00C275EC">
        <w:t xml:space="preserve">accounts for almost one third of the </w:t>
      </w:r>
      <w:commentRangeStart w:id="23"/>
      <w:commentRangeStart w:id="24"/>
      <w:r w:rsidR="00C275EC">
        <w:t>Earth’s BB emissions</w:t>
      </w:r>
      <w:commentRangeEnd w:id="23"/>
      <w:r w:rsidR="00B758D0">
        <w:rPr>
          <w:rStyle w:val="CommentReference"/>
        </w:rPr>
        <w:commentReference w:id="23"/>
      </w:r>
      <w:commentRangeEnd w:id="24"/>
      <w:r w:rsidR="00D93677">
        <w:rPr>
          <w:rStyle w:val="CommentReference"/>
        </w:rPr>
        <w:commentReference w:id="24"/>
      </w:r>
      <w:r w:rsidR="00C275EC">
        <w:t xml:space="preserve">, with burned areas in southern Africa increasing </w:t>
      </w:r>
      <w:r w:rsidR="00FC26F1">
        <w:t xml:space="preserve">even with the decreasing trend in global </w:t>
      </w:r>
      <w:r w:rsidR="00C275EC">
        <w:t xml:space="preserve"> </w:t>
      </w:r>
      <w:r w:rsidR="00FC26F1" w:rsidRPr="00FC26F1">
        <w:fldChar w:fldCharType="begin"/>
      </w:r>
      <w:r w:rsidR="007C3C7D">
        <w:instrText xml:space="preserve"> ADDIN ZOTERO_ITEM CSL_CITATION {"citationID":"yCC41J0l","properties":{"formattedCitation":"(Andela et al. 2017)","plainCitation":"(Andela et al. 2017)","dontUpdate":true,"noteIndex":0},"citationItems":[{"id":332,"uris":["http://zotero.org/users/4712375/items/LK8QZNDZ"],"uri":["http://zotero.org/users/4712375/items/LK8QZNDZ"],"itemData":{"id":332,"type":"article-journal","container-title":"Science","DOI":"10.1126/science.aal4108","issue":"6345","note":"publisher: American Association for the Advancement of Science","page":"1356-1362","source":"science.org (Atypon)","title":"A human-driven decline in global burned area","volume":"356","author":[{"family":"Andela","given":"N."},{"family":"Morton","given":"D. C."},{"family":"Giglio","given":"L."},{"family":"Chen","given":"Y."},{"family":"Werf","given":"G. R.","non-dropping-particle":"van der"},{"family":"Kasibhatla","given":"P. S."},{"family":"DeFries","given":"R. S."},{"family":"Collatz","given":"G. J."},{"family":"Hantson","given":"S."},{"family":"Kloster","given":"S."},{"family":"Bachelet","given":"D."},{"family":"Forrest","given":"M."},{"family":"Lasslop","given":"G."},{"family":"Li","given":"F."},{"family":"Mangeon","given":"S."},{"family":"Melton","given":"J. R."},{"family":"Yue","given":"C."},{"family":"Randerson","given":"J. T."}],"issued":{"date-parts":[["2017",6,30]]}}}],"schema":"https://github.com/citation-style-language/schema/raw/master/csl-citation.json"} </w:instrText>
      </w:r>
      <w:r w:rsidR="00FC26F1" w:rsidRPr="00FC26F1">
        <w:fldChar w:fldCharType="separate"/>
      </w:r>
      <w:r w:rsidR="00FC26F1" w:rsidRPr="00FC26F1">
        <w:rPr>
          <w:rFonts w:cs="Times New Roman"/>
        </w:rPr>
        <w:t>(Andela et al. 2017</w:t>
      </w:r>
      <w:r w:rsidR="00FC26F1" w:rsidRPr="00FC26F1">
        <w:fldChar w:fldCharType="end"/>
      </w:r>
      <w:r w:rsidR="00C275EC" w:rsidRPr="00FC26F1">
        <w:t xml:space="preserve">; </w:t>
      </w:r>
      <w:r w:rsidR="00F15C83" w:rsidRPr="00FC26F1">
        <w:fldChar w:fldCharType="begin"/>
      </w:r>
      <w:r w:rsidR="00A17026" w:rsidRPr="00FC26F1">
        <w:instrText xml:space="preserve"> ADDIN ZOTERO_ITEM CSL_CITATION {"citationID":"XiIAc0Nh","properties":{"formattedCitation":"(Redemann et al. 2021)","plainCitation":"(Redemann et al. 2021)","dontUpdate":true,"noteIndex":0},"citationItems":[{"id":5,"uris":["http://zotero.org/users/4712375/items/VMZ9ZXTH"],"uri":["http://zotero.org/users/4712375/items/VMZ9ZXTH"],"itemData":{"id":5,"type":"article-journal","abstract":"&lt;p&gt;&lt;strong class=\"journal-contentHeaderColor\"&gt;Abstract.&lt;/strong&gt; Southern Africa produces almost a third of the Earth's biomass burning (BB) aerosol particles, yet the fate of these particles and their influence on regional and global climate is poorly understood. ORACLES (ObseRvations of Aerosols above CLouds and their intEractionS) is a 5-year NASA EVS-2 (Earth Venture Suborbital-2) investigation with three intensive observation periods designed to study key atmospheric processes that determine the climate impacts of these aerosols. During the Southern Hemisphere winter and spring (June–October), aerosol particles reaching 3–5 km in altitude are transported westward over the southeast Atlantic, where they interact with one of the largest subtropical stratocumulus (Sc) cloud decks in the world. The representation of these interactions in climate models remains highly uncertain in part due to a scarcity of observational constraints on aerosol and cloud properties, as well as due to the parameterized treatment of physical processes. Three ORACLES deployments by the NASA P-3 aircraft in September 2016, August 2017, and October 2018 (totaling &lt;span class=\"inline-formula\"&gt;</w:instrText>
      </w:r>
      <w:r w:rsidR="00A17026" w:rsidRPr="00FC26F1">
        <w:rPr>
          <w:rFonts w:ascii="Cambria Math" w:hAnsi="Cambria Math" w:cs="Cambria Math"/>
        </w:rPr>
        <w:instrText>∼</w:instrText>
      </w:r>
      <w:r w:rsidR="00A17026" w:rsidRPr="00FC26F1">
        <w:instrText>350&lt;/span&gt; science flight hours), augmented by the deployment of the NASA ER-2 aircraft for remote sensing in September 2016 (totaling &lt;span class=\"inline-formula\"&gt;</w:instrText>
      </w:r>
      <w:r w:rsidR="00A17026" w:rsidRPr="00FC26F1">
        <w:rPr>
          <w:rFonts w:ascii="Cambria Math" w:hAnsi="Cambria Math" w:cs="Cambria Math"/>
        </w:rPr>
        <w:instrText>∼</w:instrText>
      </w:r>
      <w:r w:rsidR="00A17026" w:rsidRPr="00FC26F1">
        <w:instrText xml:space="preserve">100&lt;/span&gt; science flight hours), were intended to help fill this observational gap. ORACLES focuses on three fundamental science themes centered on the climate effects of African BB aerosols: (a) direct aerosol radiative effects, (b) effects of aerosol absorption on atmospheric circulation and clouds, and (c) aerosol–cloud microphysical interactions. This paper summarizes the ORACLES science objectives, describes the project implementation, provides an overview of the flights and measurements in each deployment, and highlights the integrative modeling efforts from cloud to global scales to address science objectives. Significant new findings on the vertical structure of BB aerosol physical and chemical properties, chemical aging, cloud condensation nuclei, rain and precipitation statistics, and aerosol indirect effects are emphasized, but their detailed descriptions are the subject of separate publications. The main purpose of this paper is to familiarize the broader scientific community with the ORACLES project and the dataset it produced.&lt;/p&gt;","container-title":"Atmospheric Chemistry and Physics","DOI":"10.5194/acp-21-1507-2021","ISSN":"1680-7316","issue":"3","language":"English","page":"1507-1563","source":"acp.copernicus.org","title":"An overview of the ORACLES (ObseRvations of Aerosols above CLouds and their intEractionS) project: aerosol–cloud–radiation interactions in the southeast Atlantic basin","title-short":"An overview of the ORACLES (ObseRvations of Aerosols above CLouds and their intEractionS) project","volume":"21","author":[{"family":"Redemann","given":"Jens"},{"family":"Wood","given":"Robert"},{"family":"Zuidema","given":"Paquita"},{"family":"Doherty","given":"Sarah J."},{"family":"Luna","given":"Bernadette"},{"family":"LeBlanc","given":"Samuel E."},{"family":"Diamond","given":"Michael S."},{"family":"Shinozuka","given":"Yohei"},{"family":"Chang","given":"Ian Y."},{"family":"Ueyama","given":"Rei"},{"family":"Pfister","given":"Leonhard"},{"family":"Ryoo","given":"Ju-Mee"},{"family":"Dobracki","given":"Amie N."},{"family":"Silva","given":"Arlindo M.","non-dropping-particle":"da"},{"family":"Longo","given":"Karla M."},{"family":"Kacenelenbogen","given":"Meloë S."},{"family":"Flynn","given":"Connor J."},{"family":"Pistone","given":"Kristina"},{"family":"Knox","given":"Nichola M."},{"family":"Piketh","given":"Stuart J."},{"family":"Haywood","given":"James M."},{"family":"Formenti","given":"Paola"},{"family":"Mallet","given":"Marc"},{"family":"Stier","given":"Philip"},{"family":"Ackerman","given":"Andrew S."},{"family":"Bauer","given":"Susanne E."},{"family":"Fridlind","given":"Ann M."},{"family":"Carmichael","given":"Gregory R."},{"family":"Saide","given":"Pablo E."},{"family":"Ferrada","given":"Gonzalo A."},{"family":"Howell","given":"Steven G."},{"family":"Freitag","given":"Steffen"},{"family":"Cairns","given":"Brian"},{"family":"Holben","given":"Brent N."},{"family":"Knobelspiesse","given":"Kirk D."},{"family":"Tanelli","given":"Simone"},{"family":"L'Ecuyer","given":"Tristan S."},{"family":"Dzambo","given":"Andrew M."},{"family":"Sy","given":"Ousmane O."},{"family":"McFarquhar","given":"Greg M."},{"family":"Poellot","given":"Michael R."},{"family":"Gupta","given":"Siddhant"},{"family":"O'Brien","given":"Joseph R."},{"family":"Nenes","given":"Athanasios"},{"family":"Kacarab","given":"Mary"},{"family":"Wong","given":"Jenny P. S."},{"family":"Small-Griswold","given":"Jennifer D."},{"family":"Thornhill","given":"Kenneth L."},{"family":"Noone","given":"David"},{"family":"Podolske","given":"James R."},{"family":"Schmidt","given":"K. Sebastian"},{"family":"Pilewskie","given":"Peter"},{"family":"Chen","given":"Hong"},{"family":"Cochrane","given":"Sabrina P."},{"family":"Sedlacek","given":"Arthur J."},{"family":"Lang","given":"Timothy J."},{"family":"Stith","given":"Eric"},{"family":"Segal-Rozenhaimer","given":"Michal"},{"family":"Ferrare","given":"Richard A."},{"family":"Burton","given":"Sharon P."},{"family":"Hostetler","given":"Chris A."},{"family":"Diner","given":"David J."},{"family":"Seidel","given":"Felix C."},{"family":"Platnick","given":"Steven E."},{"family":"Myers","given":"Jeffrey S."},{"family":"Meyer","given":"Kerry G."},{"family":"Spangenberg","given":"Douglas A."},{"family":"Maring","given":"Hal"},{"family":"Gao","given":"Lan"}],"issued":{"date-parts":[["2021",2,4]]}}}],"schema":"https://github.com/citation-style-language/schema/raw/master/csl-citation.json"} </w:instrText>
      </w:r>
      <w:r w:rsidR="00F15C83" w:rsidRPr="00FC26F1">
        <w:fldChar w:fldCharType="separate"/>
      </w:r>
      <w:r w:rsidR="00F15C83" w:rsidRPr="00FC26F1">
        <w:rPr>
          <w:rFonts w:cs="Times New Roman"/>
        </w:rPr>
        <w:t>Redemann et al. 2021)</w:t>
      </w:r>
      <w:r w:rsidR="00F15C83" w:rsidRPr="00FC26F1">
        <w:fldChar w:fldCharType="end"/>
      </w:r>
      <w:r w:rsidR="00C275EC">
        <w:t>. BB aerosol emissions from southern Africa are routinely transported west off the continent</w:t>
      </w:r>
      <w:del w:id="25" w:author="Michael" w:date="2021-10-10T16:08:00Z">
        <w:r w:rsidR="00C275EC">
          <w:delText>,</w:delText>
        </w:r>
      </w:del>
      <w:r w:rsidR="00C275EC">
        <w:t xml:space="preserve"> and over one of the world’s three semi-permanent marine stratocumulus (Sc) cloud decks. These regions, in which the</w:t>
      </w:r>
      <w:r w:rsidR="00AA6E3A">
        <w:t xml:space="preserve"> annual mean</w:t>
      </w:r>
      <w:r w:rsidR="00C275EC">
        <w:t xml:space="preserve"> Sc cloud cover is between 40-60%</w:t>
      </w:r>
      <w:r w:rsidR="00227CE7">
        <w:t xml:space="preserve">, reside </w:t>
      </w:r>
      <w:r w:rsidR="005170FE">
        <w:t>in the subtropical eastern oceans</w:t>
      </w:r>
      <w:r w:rsidR="00D95B66">
        <w:t>,</w:t>
      </w:r>
      <w:r w:rsidR="00EC247E">
        <w:t xml:space="preserve"> </w:t>
      </w:r>
      <w:r w:rsidR="00EC247E" w:rsidRPr="00F15C83">
        <w:t>roughly 5-10</w:t>
      </w:r>
      <w:r w:rsidR="00EC247E" w:rsidRPr="00F15C83">
        <w:rPr>
          <w:rFonts w:cs="Times New Roman"/>
        </w:rPr>
        <w:t>°</w:t>
      </w:r>
      <w:r w:rsidR="00D95B66" w:rsidRPr="00F15C83">
        <w:t xml:space="preserve"> longitude to the west of </w:t>
      </w:r>
      <w:r w:rsidR="0003780C" w:rsidRPr="00F15C83">
        <w:t>North America, South America, and Africa</w:t>
      </w:r>
      <w:r w:rsidR="006E1954" w:rsidRPr="00F15C83">
        <w:t xml:space="preserve"> </w:t>
      </w:r>
      <w:r w:rsidR="00EA3D88" w:rsidRPr="00F15C83">
        <w:fldChar w:fldCharType="begin"/>
      </w:r>
      <w:r w:rsidR="00EA3D88" w:rsidRPr="00F15C83">
        <w:instrText xml:space="preserve"> ADDIN ZOTERO_ITEM CSL_CITATION {"citationID":"bC0UHpE4","properties":{"formattedCitation":"(Wood 2012)","plainCitation":"(Wood 2012)","noteIndex":0},"citationItems":[{"id":86,"uris":["http://zotero.org/users/4712375/items/KVRLGH9E"],"uri":["http://zotero.org/users/4712375/items/KVRLGH9E"],"itemData":{"id":86,"type":"article-journal","abstract":"This paper reviews the current knowledge of the climatological, structural, and organizational aspects of stratocumulus clouds and the physical processes controlling them. More of Earth’s surface is covered by stratocumulus clouds than by any other cloud type making them extremely important for Earth’s energy balance, primarily through their reflection of solar radiation. They are generally thin clouds, typically occupying the upper few hundred meters of the planetary boundary layer (PBL), and they preferably occur in shallow PBLs that are readily coupled by turbulent mixing to the surface moisture supply. Thus, stratocumuli favor conditions of strong lower-tropospheric stability, large-scale subsidence, and a ready supply of surface moisture; therefore, they are common over the cooler regions of subtropical and midlatitude oceans where their coverage can exceed 50% in the annual mean. Convective instability in stratocumulus clouds is driven primarily by the emission of thermal infrared radiation from near the cloud tops and the resulting turbulence circulations are enhanced by latent heating in updrafts and cooling in downdrafts. Turbulent eddies and evaporative cooling drives entrainment at the top of the stratocumulus-topped boundary layer (STBL), which is stronger than it would be in the absence of cloud, and this tends to result in a deepening of the STBL over time. Many stratocumulus clouds produce some drizzle through the collision–coalescence process, but thicker clouds drizzle more readily, which can lead to changes in the dynamics of the STBL that favor increased mesoscale variability, stratification of the STBL, and in some cases cloud breakup. Feedbacks between radiative cooling, precipitation formation, turbulence, and entrainment help to regulate stratocumulus. Although stratocumulus is arguably the most well-understood cloud type, it continues to challenge understanding. Indeed, recent field studies demonstrate that marine stratocumulus precipitate more strongly, and entrain less, than was previously thought, and display an organizational complexity much larger than previously imagined. Stratocumulus clouds break up as the STBL deepens and it becomes more difficult to maintain buoyant production of turbulence through the entire depth of the STBL.Stratocumulus cloud properties are sensitive to the concentration of aerosol particles and therefore anthropogenic pollution. For a given cloud thickness, polluted clouds tend to produce more numerous and smaller cloud droplets, greater cloud albedo, and drizzle suppression. In addition, cloud droplet size also affects the time scale for evaporation–entrainment interactions and sedimentation rate, which together with precipitation changes can affect turbulence and entrainment. Aerosols are themselves strongly modified by physical processes in stratocumuli, and these two-way interactions may be a key driver of aerosol concentrations over the remote oceans. Aerosol–stratocumulus interactions are therefore one of the most challenging frontiers in cloud–climate research. Low-cloud feedbacks are also a leading cause of uncertainty in future climate prediction because even small changes in cloud coverage and thickness have a major impact on the radiation budget. Stratocumuli remain challenging to represent in climate models since their controlling processes occur on such small scales. A better understanding of stratocumulus dynamics, particularly entrainment processes and mesoscale variability, will be required to constrain these feedbacks.CONTENTSIntroduction...2Climatology of stratocumulus...4Annual mean...4Temporal variability...6Spatial scales of organization1...0The stratocumulus-topped boundary layer...11Vertical structure of the STBL...11Liquid water...14Entrainment interfacial layer...15Physical processes controlling stratocumulus...16Radiative driving of stratocumulus...16Turbulence...21Surface fluxes...24Entrainment...25Precipitation...26Microphysics...27Cloud droplet concentration and controlling factors...27Microphysics of precipitation formation...29Interactions between physical processes...32Maintenance and regulating feedbacks...32Microphysical–macrophysical interactions...34Interactions between the STBL and large-scale meteorology...35Formation...36Dissipation and transition to other cloud types...36Summary...40","container-title":"Monthly Weather Review","DOI":"10.1175/MWR-D-11-00121.1","ISSN":"0027-0644","issue":"8","journalAbbreviation":"Mon. Wea. Rev.","page":"2373-2423","source":"journals.ametsoc.org (Atypon)","title":"Stratocumulus Clouds","volume":"140","author":[{"family":"Wood","given":"Robert"}],"issued":{"date-parts":[["2012",2,9]]}}}],"schema":"https://github.com/citation-style-language/schema/raw/master/csl-citation.json"} </w:instrText>
      </w:r>
      <w:r w:rsidR="00EA3D88" w:rsidRPr="00F15C83">
        <w:fldChar w:fldCharType="separate"/>
      </w:r>
      <w:r w:rsidR="00EA3D88" w:rsidRPr="00F15C83">
        <w:rPr>
          <w:rFonts w:cs="Times New Roman"/>
        </w:rPr>
        <w:t>(Wood 2012)</w:t>
      </w:r>
      <w:r w:rsidR="00EA3D88" w:rsidRPr="00F15C83">
        <w:fldChar w:fldCharType="end"/>
      </w:r>
      <w:r w:rsidR="00D95B66" w:rsidRPr="00F15C83">
        <w:t xml:space="preserve">. </w:t>
      </w:r>
      <w:r w:rsidR="00DB51AF" w:rsidRPr="00F15C83">
        <w:t>The</w:t>
      </w:r>
      <w:r w:rsidR="008872CE" w:rsidRPr="00F15C83">
        <w:t xml:space="preserve"> abundance</w:t>
      </w:r>
      <w:r w:rsidR="00475982">
        <w:t xml:space="preserve"> of</w:t>
      </w:r>
      <w:r w:rsidR="008872CE">
        <w:t xml:space="preserve"> </w:t>
      </w:r>
      <w:r w:rsidR="00F7799B">
        <w:t>BB aerosols</w:t>
      </w:r>
      <w:r w:rsidR="00C11485">
        <w:t xml:space="preserve">, Sc cloud coverage, and limited previous in-situ observational </w:t>
      </w:r>
      <w:r w:rsidR="00A430BB">
        <w:t xml:space="preserve">experiments made the southeast Atlantic region </w:t>
      </w:r>
      <w:r w:rsidR="00FC26F1">
        <w:t>advantageous</w:t>
      </w:r>
      <w:r w:rsidR="00A430BB">
        <w:t xml:space="preserve"> </w:t>
      </w:r>
      <w:r w:rsidR="005E5A23">
        <w:t xml:space="preserve">to investigate aerosol-cloud interactions. </w:t>
      </w:r>
      <w:r w:rsidR="00F135E1">
        <w:t>Three</w:t>
      </w:r>
      <w:r>
        <w:t xml:space="preserve"> separate field experiments were conducted off the coast of Africa, </w:t>
      </w:r>
      <w:r w:rsidR="00475982">
        <w:t>utilizing</w:t>
      </w:r>
      <w:r>
        <w:t xml:space="preserve"> the NASA P-3 aircraft in September 2016, August 2017, and October 2018</w:t>
      </w:r>
      <w:r w:rsidR="00CA73A0">
        <w:t xml:space="preserve">. </w:t>
      </w:r>
      <w:r>
        <w:t xml:space="preserve">The University of North Dakota (UND), in coordination with the </w:t>
      </w:r>
      <w:commentRangeStart w:id="26"/>
      <w:r w:rsidR="000B6E0D">
        <w:t>Cooperative Institute for Severe and High-Impact Weather Research and Operations (CIWRO)</w:t>
      </w:r>
      <w:commentRangeEnd w:id="26"/>
      <w:r w:rsidR="000B6E0D">
        <w:rPr>
          <w:rStyle w:val="CommentReference"/>
        </w:rPr>
        <w:commentReference w:id="26"/>
      </w:r>
      <w:r>
        <w:t xml:space="preserve">, the University of </w:t>
      </w:r>
      <w:r>
        <w:lastRenderedPageBreak/>
        <w:t>Oklahoma (OU) and University of Illinois at Urbana-Champaign (UIUC), integrated and operated a suite of in-situ cloud microphysical instrumentation into the NASA P-3 aircraft</w:t>
      </w:r>
      <w:r w:rsidR="007F7ADA">
        <w:t xml:space="preserve">. The research objectives of this group </w:t>
      </w:r>
      <w:r w:rsidR="00A60315">
        <w:t>were</w:t>
      </w:r>
      <w:r>
        <w:t xml:space="preserve"> to investigate the impact of aerosols on cloud properties and precipitation</w:t>
      </w:r>
      <w:r w:rsidR="007F7ADA">
        <w:t>,</w:t>
      </w:r>
      <w:r>
        <w:t xml:space="preserve"> primarily the </w:t>
      </w:r>
      <w:r w:rsidRPr="00EA3D88">
        <w:t>aerosol indirect effect</w:t>
      </w:r>
      <w:del w:id="27" w:author="David Delene" w:date="2022-05-18T16:36:00Z">
        <w:r w:rsidR="00C10226" w:rsidRPr="00EA3D88" w:rsidDel="003632D5">
          <w:delText>,</w:delText>
        </w:r>
        <w:r w:rsidR="007F7ADA" w:rsidRPr="00EA3D88" w:rsidDel="003632D5">
          <w:delText xml:space="preserve"> due to remaining</w:delText>
        </w:r>
        <w:r w:rsidRPr="00EA3D88" w:rsidDel="003632D5">
          <w:delText xml:space="preserve"> questions on the role of aerosols</w:delText>
        </w:r>
      </w:del>
      <w:r w:rsidRPr="00EA3D88">
        <w:t xml:space="preserve"> in precipitation suppression and </w:t>
      </w:r>
      <w:ins w:id="28" w:author="David Delene" w:date="2022-05-18T16:36:00Z">
        <w:r w:rsidR="003632D5">
          <w:t>cloud</w:t>
        </w:r>
      </w:ins>
      <w:del w:id="29" w:author="David Delene" w:date="2022-05-18T16:36:00Z">
        <w:r w:rsidRPr="00EA3D88" w:rsidDel="003632D5">
          <w:delText>Sc</w:delText>
        </w:r>
      </w:del>
      <w:r w:rsidRPr="00EA3D88">
        <w:t xml:space="preserve"> lifetime (</w:t>
      </w:r>
      <w:r w:rsidR="00EA3D88" w:rsidRPr="00EA3D88">
        <w:fldChar w:fldCharType="begin"/>
      </w:r>
      <w:r w:rsidR="00A17026">
        <w:instrText xml:space="preserve"> ADDIN ZOTERO_ITEM CSL_CITATION {"citationID":"vO5JpJPp","properties":{"formattedCitation":"(Albrecht 1989)","plainCitation":"(Albrecht 1989)","dontUpdate":true,"noteIndex":0},"citationItems":[{"id":94,"uris":["http://zotero.org/users/4712375/items/ZBCMYJ34"],"uri":["http://zotero.org/users/4712375/items/ZBCMYJ34"],"itemData":{"id":94,"type":"article-journal","container-title":"Science","issue":"4923","page":"1227+","title":"Aerosols, cloud microphysics, and fractional cloudiness","volume":"245","author":[{"family":"Albrecht","given":"Bruce A."}],"issued":{"date-parts":[["1989"]]}}}],"schema":"https://github.com/citation-style-language/schema/raw/master/csl-citation.json"} </w:instrText>
      </w:r>
      <w:r w:rsidR="00EA3D88" w:rsidRPr="00EA3D88">
        <w:fldChar w:fldCharType="separate"/>
      </w:r>
      <w:r w:rsidR="00EA3D88" w:rsidRPr="00EA3D88">
        <w:rPr>
          <w:rFonts w:cs="Times New Roman"/>
        </w:rPr>
        <w:t>Albrecht 1989</w:t>
      </w:r>
      <w:r w:rsidR="00EA3D88" w:rsidRPr="00EA3D88">
        <w:fldChar w:fldCharType="end"/>
      </w:r>
      <w:r w:rsidRPr="00EA3D88">
        <w:t xml:space="preserve">; </w:t>
      </w:r>
      <w:r w:rsidR="00F7736F" w:rsidRPr="00EA3D88">
        <w:fldChar w:fldCharType="begin"/>
      </w:r>
      <w:r w:rsidR="00A17026">
        <w:instrText xml:space="preserve"> ADDIN ZOTERO_ITEM CSL_CITATION {"citationID":"k2kpcw6b","properties":{"formattedCitation":"(Twohy et al. 2005)","plainCitation":"(Twohy et al. 2005)","dontUpdate":true,"noteIndex":0},"citationItems":[{"id":89,"uris":["http://zotero.org/users/4712375/items/UYVJ6L5A"],"uri":["http://zotero.org/users/4712375/items/UYVJ6L5A"],"itemData":{"id":89,"type":"article-journal","abstract":"Data from nine stratocumulus clouds in the northeastern Pacific Ocean were analyzed to determine the effect of aerosol particles on cloud microphysical and radiative properties. Seven nighttime and two daytime cases were included. The number concentration of below-cloud aerosol particles (&gt;0.10 μm diameter) was highly correlated with cloud droplet number concentration. Droplet number concentrations were typically about 75% of particle number concentration in the range of particle concentrations studied (≤400 cm−3). Particle number was anticorrelated with droplet size and with liquid water content in drizzle-sized drops. Radiative impact also depends upon cloud liquid water content and geometric thickness. Although most variability in these macroscopic properties of the clouds could be attributed to variability in the large-scale environment, a weak anticorrelation between particle concentration and cloud geometric thickness was observed. Because of these variations, no correlation between calculated cloud optical thickness or albedo and particle concentration was detectable for the data set as a whole. For regions with comparable liquid water contents in an individual cloud, higher particle concentrations did correspond to increased cloud optical thickness. These results verify that higher particle concentrations do directly affect the microphysics of stratiform clouds. However, the constant liquid water path assumption usually invoked in the Twomey aerosol indirect effect may not be valid.","container-title":"Journal of Geophysical Research: Atmospheres","DOI":"10.1029/2004JD005116","ISSN":"2156-2202","issue":"D8","journalAbbreviation":"J. Geophys. Res.","language":"en","page":"D08203","source":"Wiley Online Library","title":"Evaluation of the aerosol indirect effect in marine stratocumulus clouds: Droplet number, size, liquid water path, and radiative impact","title-short":"Evaluation of the aerosol indirect effect in marine stratocumulus clouds","volume":"110","author":[{"family":"Twohy","given":"Cynthia H."},{"family":"Petters","given":"Markus D."},{"family":"Snider","given":"Jefferson R."},{"family":"Stevens","given":"Bjorn"},{"family":"Tahnk","given":"William"},{"family":"Wetzel","given":"Melanie"},{"family":"Russell","given":"Lynn"},{"family":"Burnet","given":"Frédéric"}],"issued":{"date-parts":[["2005",4,27]]}}}],"schema":"https://github.com/citation-style-language/schema/raw/master/csl-citation.json"} </w:instrText>
      </w:r>
      <w:r w:rsidR="00F7736F" w:rsidRPr="00EA3D88">
        <w:fldChar w:fldCharType="separate"/>
      </w:r>
      <w:r w:rsidR="00F7736F" w:rsidRPr="00EA3D88">
        <w:rPr>
          <w:rFonts w:cs="Times New Roman"/>
        </w:rPr>
        <w:t>Twohy et al. 2005</w:t>
      </w:r>
      <w:r w:rsidR="00F7736F" w:rsidRPr="00EA3D88">
        <w:fldChar w:fldCharType="end"/>
      </w:r>
      <w:r w:rsidRPr="00EA3D88">
        <w:t xml:space="preserve">; </w:t>
      </w:r>
      <w:r w:rsidR="00F7736F" w:rsidRPr="00EA3D88">
        <w:fldChar w:fldCharType="begin"/>
      </w:r>
      <w:r w:rsidR="00A17026">
        <w:instrText xml:space="preserve"> ADDIN ZOTERO_ITEM CSL_CITATION {"citationID":"mFFa3DhU","properties":{"formattedCitation":"(Lohmann and Feichter 2005)","plainCitation":"(Lohmann and Feichter 2005)","dontUpdate":true,"noteIndex":0},"citationItems":[{"id":82,"uris":["http://zotero.org/users/4712375/items/WEL6K8TD"],"uri":["http://zotero.org/users/4712375/items/WEL6K8TD"],"itemData":{"id":82,"type":"article-journal","abstract":"Aerosols affect the climate system by changing cloud characteristics in many ways. They act as cloud condensation and ice nuclei, they may inhibit freezing and they could have an influence on the hydrological cycle. While the cloud albedo enhancement (Twomey effect) of warm clouds received most attention so far and traditionally is the only indirect aerosol forcing considered in transient climate simulations, here we discuss the multitude of effects. Different approaches how the climatic implications of these aerosol effects can be estimated globally as well as improvements that are needed in global climate models in order to better represent indirect aerosol effects are discussed in this paper.","container-title":"Atmos. Chem. Phys.","DOI":"10.5194/acp-5-715-2005","ISSN":"1680-7324","issue":"3","journalAbbreviation":"Atmos. Chem. Phys.","page":"715-737","source":"Copernicus Online Journals","title":"Global indirect aerosol effects: a review","title-short":"Global indirect aerosol effects","volume":"5","author":[{"family":"Lohmann","given":"U."},{"family":"Feichter","given":"J."}],"issued":{"date-parts":[["2005",3,3]]}}}],"schema":"https://github.com/citation-style-language/schema/raw/master/csl-citation.json"} </w:instrText>
      </w:r>
      <w:r w:rsidR="00F7736F" w:rsidRPr="00EA3D88">
        <w:fldChar w:fldCharType="separate"/>
      </w:r>
      <w:r w:rsidR="00F7736F" w:rsidRPr="00EA3D88">
        <w:rPr>
          <w:rFonts w:cs="Times New Roman"/>
        </w:rPr>
        <w:t>Lohmann and Feichter 2005</w:t>
      </w:r>
      <w:r w:rsidR="00F7736F" w:rsidRPr="00EA3D88">
        <w:fldChar w:fldCharType="end"/>
      </w:r>
      <w:r w:rsidRPr="00EA3D88">
        <w:t xml:space="preserve">, </w:t>
      </w:r>
      <w:r w:rsidR="00F90AE8" w:rsidRPr="00EA3D88">
        <w:fldChar w:fldCharType="begin"/>
      </w:r>
      <w:r w:rsidR="00A17026">
        <w:instrText xml:space="preserve"> ADDIN ZOTERO_ITEM CSL_CITATION {"citationID":"ATke0sln","properties":{"formattedCitation":"(Fan et al. 2016)","plainCitation":"(Fan et al. 2016)","dontUpdate":true,"noteIndex":0},"citationItems":[{"id":40,"uris":["http://zotero.org/users/4712375/items/Y6AQ95SW"],"uri":["http://zotero.org/users/4712375/items/Y6AQ95SW"],"itemData":{"id":40,"type":"article-journal","abstract":"Over the past decade, the number of studies that investigate aerosol–cloud interactions has increased considerably. Although tremendous progress has been made to improve the understanding of basic physical mechanisms of aerosol–cloud interactions and reduce their uncertainties in climate forcing, there is still poor understanding of 1) some of the mechanisms that interact with each other over multiple spatial and temporal scales, 2) the feedbacks between microphysical and dynamical processes and between local-scale processes and large-scale circulations, and 3) the signiﬁcance of cloud–aerosol interactions on weather systems as well as regional and global climate. This review focuses on recent theoretical studies and important mechanisms on aerosol–cloud interactions and discusses the signiﬁcances of aerosol impacts on radiative forcing and precipitation extremes associated with different cloud systems. The authors summarize the main obstacles preventing the science from making a leap—for example, the lack of concurrent proﬁle measurements of cloud dynamics, microphysics, and aerosols over a wide region on the observation side and the large variability of cloud microphysics parameterizations resulting in a large spread of modeling results on the modeling side. Therefore, large efforts are needed to escalate understanding. Future directions should focus on obtaining concurrent measurements of aerosol properties and cloud microphysical and dynamic properties over a range of temporal and spatial scales collected over typical climate regimes and closure studies, as well as improving understanding and parameterizations of cloud microphysics such as ice nucleation, mixed-phase properties, and hydrometeor size and fall speed.","container-title":"Journal of the Atmospheric Sciences","DOI":"10.1175/JAS-D-16-0037.1","ISSN":"0022-4928, 1520-0469","issue":"11","journalAbbreviation":"J. Atmos. Sci.","language":"en","page":"4221-4252","source":"DOI.org (Crossref)","title":"Review of Aerosol–Cloud Interactions: Mechanisms, Significance, and Challenges","title-short":"Review of Aerosol–Cloud Interactions","volume":"73","author":[{"family":"Fan","given":"Jiwen"},{"family":"Wang","given":"Yuan"},{"family":"Rosenfeld","given":"Daniel"},{"family":"Liu","given":"Xiaohong"}],"issued":{"date-parts":[["2016",11]]}}}],"schema":"https://github.com/citation-style-language/schema/raw/master/csl-citation.json"} </w:instrText>
      </w:r>
      <w:r w:rsidR="00F90AE8" w:rsidRPr="00EA3D88">
        <w:fldChar w:fldCharType="separate"/>
      </w:r>
      <w:r w:rsidR="00F90AE8" w:rsidRPr="00EA3D88">
        <w:rPr>
          <w:rFonts w:cs="Times New Roman"/>
        </w:rPr>
        <w:t>Fan et al. 2016)</w:t>
      </w:r>
      <w:r w:rsidR="00F90AE8" w:rsidRPr="00EA3D88">
        <w:fldChar w:fldCharType="end"/>
      </w:r>
      <w:r w:rsidRPr="00EA3D88">
        <w:t>. To investigate</w:t>
      </w:r>
      <w:r>
        <w:t xml:space="preserve"> these microphysical interactions on the macrophysical properties of </w:t>
      </w:r>
      <w:commentRangeStart w:id="30"/>
      <w:r>
        <w:t>Sc</w:t>
      </w:r>
      <w:commentRangeEnd w:id="30"/>
      <w:r w:rsidR="003632D5">
        <w:rPr>
          <w:rStyle w:val="CommentReference"/>
        </w:rPr>
        <w:commentReference w:id="30"/>
      </w:r>
      <w:r>
        <w:t xml:space="preserve">, accurate environmental and cloud in-situ measurements are needed. However, during the course of the ORACLES campaigns, </w:t>
      </w:r>
      <w:ins w:id="31" w:author="David Delene" w:date="2022-05-18T16:40:00Z">
        <w:r w:rsidR="003632D5">
          <w:t xml:space="preserve">the accuracy of the cloud probe measurements was uncertain </w:t>
        </w:r>
      </w:ins>
      <w:del w:id="32" w:author="David Delene" w:date="2022-05-18T16:41:00Z">
        <w:r w:rsidDel="003632D5">
          <w:delText xml:space="preserve">questions were raised about the validity of the observations </w:delText>
        </w:r>
      </w:del>
      <w:r>
        <w:t>due to the mounting location of instruments with respect to the aircraft wing.</w:t>
      </w:r>
      <w:ins w:id="33" w:author="David Delene" w:date="2022-05-18T16:41:00Z">
        <w:r w:rsidR="003632D5">
          <w:t xml:space="preserve"> This </w:t>
        </w:r>
      </w:ins>
      <w:ins w:id="34" w:author="David Delene" w:date="2022-05-18T16:42:00Z">
        <w:r w:rsidR="003569F2">
          <w:t xml:space="preserve">probe measurement </w:t>
        </w:r>
      </w:ins>
      <w:ins w:id="35" w:author="David Delene" w:date="2022-05-18T16:41:00Z">
        <w:r w:rsidR="003632D5">
          <w:t xml:space="preserve">uncertainty </w:t>
        </w:r>
        <w:r w:rsidR="003569F2">
          <w:t xml:space="preserve">made </w:t>
        </w:r>
      </w:ins>
      <w:ins w:id="36" w:author="David Delene" w:date="2022-05-18T16:42:00Z">
        <w:r w:rsidR="003569F2">
          <w:t>conducting analysis of the aerosol-cloud interaction process problematic.</w:t>
        </w:r>
      </w:ins>
    </w:p>
    <w:p w14:paraId="125DE16E" w14:textId="3A1FC4BA" w:rsidR="004A7647" w:rsidRDefault="004A7647" w:rsidP="004A7647">
      <w:pPr>
        <w:jc w:val="center"/>
      </w:pPr>
      <w:r>
        <w:t>MOTIVATION</w:t>
      </w:r>
    </w:p>
    <w:p w14:paraId="54B5F2B6" w14:textId="5C17AA7D" w:rsidR="00EF4BE5" w:rsidRDefault="00EF4BE5" w:rsidP="00EF4BE5">
      <w:del w:id="37" w:author="David Delene" w:date="2022-05-18T16:37:00Z">
        <w:r w:rsidDel="003632D5">
          <w:tab/>
        </w:r>
      </w:del>
      <w:r>
        <w:t>In order to have accurate in-situ cloud microphysical measurements, the volume of air sampled at the instrument location must be known. Typically, to simplify these sample volume measurements, it is often assumed that the sampling locations are representative of freestream</w:t>
      </w:r>
      <w:r w:rsidR="00EF258D">
        <w:t xml:space="preserve"> (i.e. undisturbed, unaltered, upstream)</w:t>
      </w:r>
      <w:r>
        <w:t xml:space="preserve"> atmospheric flow</w:t>
      </w:r>
      <w:commentRangeStart w:id="38"/>
      <w:r>
        <w:t>. However,</w:t>
      </w:r>
      <w:r w:rsidR="00475982">
        <w:t xml:space="preserve"> pressure perturbations ahead of the aircraft and the instruments themselves are known to alter particle trajectories at the sample volumes of the instruments. Additional</w:t>
      </w:r>
      <w:r>
        <w:t xml:space="preserve"> deviations of airflow speed and direction occur as the aircraft undergoes maneuvers during flight</w:t>
      </w:r>
      <w:r w:rsidR="00475982">
        <w:t>.</w:t>
      </w:r>
      <w:r>
        <w:t xml:space="preserve"> The overall concern is that</w:t>
      </w:r>
      <w:ins w:id="39" w:author="David Delene" w:date="2022-05-18T16:46:00Z">
        <w:r w:rsidR="003569F2">
          <w:t xml:space="preserve"> uncertainty </w:t>
        </w:r>
      </w:ins>
      <w:del w:id="40" w:author="David Delene" w:date="2022-05-18T16:46:00Z">
        <w:r w:rsidDel="003569F2">
          <w:delText xml:space="preserve"> errors </w:delText>
        </w:r>
      </w:del>
      <w:r>
        <w:t>due to sampling location may be larger than</w:t>
      </w:r>
      <w:ins w:id="41" w:author="David Delene" w:date="2022-05-18T16:46:00Z">
        <w:r w:rsidR="003569F2">
          <w:t xml:space="preserve"> the uncertainty due to determining the sample volume</w:t>
        </w:r>
      </w:ins>
      <w:del w:id="42" w:author="David Delene" w:date="2022-05-18T16:47:00Z">
        <w:r w:rsidDel="003569F2">
          <w:delText xml:space="preserve"> measurement errors</w:delText>
        </w:r>
      </w:del>
      <w:r>
        <w:t xml:space="preserve">. </w:t>
      </w:r>
      <w:r w:rsidR="00BE5C78">
        <w:t xml:space="preserve">To minimize </w:t>
      </w:r>
      <w:ins w:id="43" w:author="David Delene" w:date="2022-05-18T16:47:00Z">
        <w:r w:rsidR="003569F2">
          <w:t xml:space="preserve">uncertainty due to </w:t>
        </w:r>
      </w:ins>
      <w:r w:rsidR="00BE5C78">
        <w:t xml:space="preserve">these perturbations, instruments are typically mounted on pylons that extend the sample volumes to a location some distance </w:t>
      </w:r>
      <w:ins w:id="44" w:author="David Delene" w:date="2022-05-18T16:48:00Z">
        <w:r w:rsidR="003569F2">
          <w:t xml:space="preserve">away </w:t>
        </w:r>
      </w:ins>
      <w:r w:rsidR="00BE5C78">
        <w:t>from the aircraft</w:t>
      </w:r>
      <w:ins w:id="45" w:author="David Delene" w:date="2022-05-18T16:48:00Z">
        <w:r w:rsidR="003569F2">
          <w:t>. The P-3 Aircraft used</w:t>
        </w:r>
      </w:ins>
      <w:del w:id="46" w:author="David Delene" w:date="2022-05-18T16:48:00Z">
        <w:r w:rsidR="00BE5C78" w:rsidDel="003569F2">
          <w:delText>;</w:delText>
        </w:r>
      </w:del>
      <w:r w:rsidR="00BE5C78">
        <w:t xml:space="preserve"> underwing pylons</w:t>
      </w:r>
      <w:ins w:id="47" w:author="David Delene" w:date="2022-05-18T16:48:00Z">
        <w:r w:rsidR="003569F2">
          <w:t xml:space="preserve"> for mounting probes</w:t>
        </w:r>
      </w:ins>
      <w:del w:id="48" w:author="David Delene" w:date="2022-05-18T16:49:00Z">
        <w:r w:rsidR="00BE5C78" w:rsidDel="003569F2">
          <w:delText xml:space="preserve"> were used on the P-3</w:delText>
        </w:r>
      </w:del>
      <w:r w:rsidR="00BE5C78">
        <w:t xml:space="preserve">. </w:t>
      </w:r>
      <w:r>
        <w:t xml:space="preserve">While the goal is to have </w:t>
      </w:r>
      <w:r>
        <w:lastRenderedPageBreak/>
        <w:t xml:space="preserve">instruments sample freestream conditions, there is no agreement on a pylon configuration that would </w:t>
      </w:r>
      <w:r w:rsidR="00BE5C78">
        <w:t xml:space="preserve">accomplish </w:t>
      </w:r>
      <w:r>
        <w:t>for this</w:t>
      </w:r>
      <w:r w:rsidR="001C0AE9">
        <w:t xml:space="preserve"> for wing mounted instrumentation</w:t>
      </w:r>
      <w:r>
        <w:t xml:space="preserve">. </w:t>
      </w:r>
      <w:commentRangeEnd w:id="38"/>
      <w:r w:rsidR="00BE5C78">
        <w:rPr>
          <w:rStyle w:val="CommentReference"/>
        </w:rPr>
        <w:commentReference w:id="38"/>
      </w:r>
      <w:r>
        <w:t xml:space="preserve">Additionally, it is currently unknown if instruments should be mounted ahead or behind the leading edge of the aircraft wing to achieve freestream conditions. Historically, instruments have been mounted ahead of the leading edge of the aircraft wing, which is why </w:t>
      </w:r>
      <w:del w:id="49" w:author="David Delene" w:date="2022-05-18T16:50:00Z">
        <w:r w:rsidDel="003569F2">
          <w:delText xml:space="preserve">concerns were raised about </w:delText>
        </w:r>
      </w:del>
      <w:r>
        <w:t>the original pylon configuration (“Navy pylon”) on the NASA P-3</w:t>
      </w:r>
      <w:ins w:id="50" w:author="David Delene" w:date="2022-05-18T16:50:00Z">
        <w:r w:rsidR="003569F2">
          <w:t xml:space="preserve"> (</w:t>
        </w:r>
      </w:ins>
      <w:del w:id="51" w:author="David Delene" w:date="2022-05-18T16:50:00Z">
        <w:r w:rsidDel="003569F2">
          <w:delText xml:space="preserve">, shown in </w:delText>
        </w:r>
      </w:del>
      <w:commentRangeStart w:id="52"/>
      <w:r w:rsidRPr="00E17411">
        <w:rPr>
          <w:highlight w:val="cyan"/>
        </w:rPr>
        <w:t>Fig. 1-A</w:t>
      </w:r>
      <w:commentRangeEnd w:id="52"/>
      <w:r w:rsidR="00B47CFB" w:rsidRPr="00E17411">
        <w:rPr>
          <w:rStyle w:val="CommentReference"/>
          <w:highlight w:val="cyan"/>
        </w:rPr>
        <w:commentReference w:id="52"/>
      </w:r>
      <w:ins w:id="53" w:author="David Delene" w:date="2022-05-18T16:50:00Z">
        <w:r w:rsidR="003569F2">
          <w:t>) was concerning</w:t>
        </w:r>
      </w:ins>
      <w:r>
        <w:t xml:space="preserve">. To address these concerns, a new pylon configuration (“Extended pylon”) was developed by the NASA Wallops Island Flight Facility engineers to allow the instrumentation to be located as far below and ahead of the leading edge of the aircraft wing as possible in order to sample within the freestream. </w:t>
      </w:r>
      <w:r w:rsidR="00E13CC2">
        <w:t xml:space="preserve">The </w:t>
      </w:r>
      <w:r>
        <w:t xml:space="preserve">extended pylon shown in </w:t>
      </w:r>
      <w:r w:rsidRPr="00E17411">
        <w:rPr>
          <w:highlight w:val="cyan"/>
        </w:rPr>
        <w:t>Fig. 1-B</w:t>
      </w:r>
      <w:r>
        <w:t xml:space="preserve">, was manufactured for the ORACLES-2017 campaign and installed at the outboard pylon location of the left wing. To help determine which pylon configuration provided observations that were most representative of the </w:t>
      </w:r>
      <w:r w:rsidRPr="003569F2">
        <w:rPr>
          <w:highlight w:val="yellow"/>
          <w:rPrChange w:id="54" w:author="David Delene" w:date="2022-05-18T16:51:00Z">
            <w:rPr/>
          </w:rPrChange>
        </w:rPr>
        <w:t>Sc</w:t>
      </w:r>
      <w:r>
        <w:t xml:space="preserve"> cloud environment, analysis of simultaneous observations from two Droplet Measurement Technologies (DMT) Cloud Droplet Probes (CDP) were used during ORACLES-2018. </w:t>
      </w:r>
      <w:r w:rsidR="00DA176E">
        <w:t>CDP</w:t>
      </w:r>
      <w:r w:rsidR="00820C91">
        <w:t>s provid</w:t>
      </w:r>
      <w:r w:rsidR="005619C9">
        <w:t xml:space="preserve">e </w:t>
      </w:r>
      <w:r w:rsidR="005332A6">
        <w:t>observations on the size and number of cloud droplets</w:t>
      </w:r>
      <w:r w:rsidR="00717756">
        <w:t xml:space="preserve">, </w:t>
      </w:r>
      <w:r w:rsidR="00564F1E">
        <w:t>2-50</w:t>
      </w:r>
      <w:r w:rsidR="005332A6">
        <w:t xml:space="preserve"> microns</w:t>
      </w:r>
      <w:r w:rsidR="00C72D1D">
        <w:t xml:space="preserve"> in </w:t>
      </w:r>
      <w:commentRangeStart w:id="55"/>
      <w:r w:rsidR="00C72D1D">
        <w:t>size</w:t>
      </w:r>
      <w:commentRangeEnd w:id="55"/>
      <w:r w:rsidR="00AD60A9">
        <w:rPr>
          <w:rStyle w:val="CommentReference"/>
        </w:rPr>
        <w:commentReference w:id="55"/>
      </w:r>
      <w:del w:id="56" w:author="David Delene" w:date="2022-05-18T16:52:00Z">
        <w:r w:rsidR="00C27453" w:rsidDel="00AD60A9">
          <w:delText xml:space="preserve"> </w:delText>
        </w:r>
        <w:r w:rsidR="0037333F" w:rsidDel="00AD60A9">
          <w:delText xml:space="preserve">at up to </w:delText>
        </w:r>
        <w:r w:rsidR="00564F1E" w:rsidDel="00AD60A9">
          <w:delText>25</w:delText>
        </w:r>
        <w:r w:rsidR="00A23272" w:rsidDel="00AD60A9">
          <w:delText xml:space="preserve"> </w:delText>
        </w:r>
        <w:r w:rsidR="0037333F" w:rsidDel="00AD60A9">
          <w:delText>hertz frequency</w:delText>
        </w:r>
      </w:del>
      <w:r w:rsidR="009C6C34">
        <w:t>, through measurement of the forward scattering of cloud droplets</w:t>
      </w:r>
      <w:r w:rsidR="0037333F">
        <w:t xml:space="preserve">. </w:t>
      </w:r>
      <w:r w:rsidR="00F97421">
        <w:t xml:space="preserve">With an airspeed provided from the aircraft and determination of the CDP sample volume calculation, derived parameters of </w:t>
      </w:r>
      <w:r w:rsidR="000C7CE4">
        <w:t xml:space="preserve">cloud droplet concentrations, liquid water content and effective radius can be analyzed. </w:t>
      </w:r>
      <w:r>
        <w:t>After eight research flights, pylon locations of the two CDPs were swapped in order to minimize the effect of each specific instrument on the analysis. Analysis of these simultaneous CDP observations found that for the vertical flight profiles through Sc, known as ‘sawtooths’, measured cloud droplet concentrations that were 4-</w:t>
      </w:r>
      <w:r>
        <w:lastRenderedPageBreak/>
        <w:t xml:space="preserve">6% greater on the Navy pylon design as </w:t>
      </w:r>
      <w:r w:rsidR="00442AA5">
        <w:rPr>
          <w:noProof/>
        </w:rPr>
        <mc:AlternateContent>
          <mc:Choice Requires="wps">
            <w:drawing>
              <wp:anchor distT="0" distB="0" distL="114300" distR="114300" simplePos="0" relativeHeight="251678720" behindDoc="0" locked="0" layoutInCell="1" allowOverlap="1" wp14:anchorId="144A7406" wp14:editId="5ADD04F3">
                <wp:simplePos x="0" y="0"/>
                <wp:positionH relativeFrom="column">
                  <wp:posOffset>8255</wp:posOffset>
                </wp:positionH>
                <wp:positionV relativeFrom="paragraph">
                  <wp:posOffset>2851150</wp:posOffset>
                </wp:positionV>
                <wp:extent cx="57150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280E899" w14:textId="0A00E5AC" w:rsidR="00C0442D" w:rsidRPr="00442AA5" w:rsidRDefault="00C0442D" w:rsidP="00442AA5">
                            <w:pPr>
                              <w:pStyle w:val="Caption"/>
                              <w:rPr>
                                <w:i w:val="0"/>
                                <w:iCs w:val="0"/>
                                <w:color w:val="000000" w:themeColor="text1"/>
                                <w:sz w:val="24"/>
                                <w:szCs w:val="24"/>
                              </w:rPr>
                            </w:pPr>
                            <w:r w:rsidRPr="00442AA5">
                              <w:rPr>
                                <w:b/>
                                <w:bCs/>
                                <w:i w:val="0"/>
                                <w:iCs w:val="0"/>
                                <w:sz w:val="24"/>
                                <w:szCs w:val="24"/>
                              </w:rPr>
                              <w:t xml:space="preserve">Figure </w:t>
                            </w:r>
                            <w:r w:rsidRPr="00442AA5">
                              <w:rPr>
                                <w:b/>
                                <w:bCs/>
                                <w:i w:val="0"/>
                                <w:iCs w:val="0"/>
                                <w:sz w:val="24"/>
                                <w:szCs w:val="24"/>
                              </w:rPr>
                              <w:fldChar w:fldCharType="begin"/>
                            </w:r>
                            <w:r w:rsidRPr="00442AA5">
                              <w:rPr>
                                <w:b/>
                                <w:bCs/>
                                <w:i w:val="0"/>
                                <w:iCs w:val="0"/>
                                <w:sz w:val="24"/>
                                <w:szCs w:val="24"/>
                              </w:rPr>
                              <w:instrText xml:space="preserve"> SEQ Figure \* ARABIC </w:instrText>
                            </w:r>
                            <w:r w:rsidRPr="00442AA5">
                              <w:rPr>
                                <w:b/>
                                <w:bCs/>
                                <w:i w:val="0"/>
                                <w:iCs w:val="0"/>
                                <w:sz w:val="24"/>
                                <w:szCs w:val="24"/>
                              </w:rPr>
                              <w:fldChar w:fldCharType="separate"/>
                            </w:r>
                            <w:r>
                              <w:rPr>
                                <w:b/>
                                <w:bCs/>
                                <w:i w:val="0"/>
                                <w:iCs w:val="0"/>
                                <w:noProof/>
                                <w:sz w:val="24"/>
                                <w:szCs w:val="24"/>
                              </w:rPr>
                              <w:t>1</w:t>
                            </w:r>
                            <w:r w:rsidRPr="00442AA5">
                              <w:rPr>
                                <w:b/>
                                <w:bCs/>
                                <w:i w:val="0"/>
                                <w:iCs w:val="0"/>
                                <w:sz w:val="24"/>
                                <w:szCs w:val="24"/>
                              </w:rPr>
                              <w:fldChar w:fldCharType="end"/>
                            </w:r>
                            <w:r>
                              <w:rPr>
                                <w:b/>
                                <w:bCs/>
                                <w:i w:val="0"/>
                                <w:iCs w:val="0"/>
                                <w:sz w:val="24"/>
                                <w:szCs w:val="24"/>
                              </w:rPr>
                              <w:t xml:space="preserve">: </w:t>
                            </w:r>
                            <w:r w:rsidRPr="00512443">
                              <w:rPr>
                                <w:rFonts w:eastAsiaTheme="minorEastAsia" w:cs="Times New Roman"/>
                                <w:i w:val="0"/>
                                <w:iCs w:val="0"/>
                                <w:color w:val="000000" w:themeColor="text1"/>
                                <w:kern w:val="24"/>
                                <w:sz w:val="24"/>
                                <w:szCs w:val="24"/>
                              </w:rPr>
                              <w:t>Cloud Droplet Probe (CDP) mounting locations with respect to the leading edge of the wings on-board the NASA P-3 Orion during the ORACLES 2018 field experiment in Sao Tome. Figure 1-A (Figure 1-B) contains the Navy (Extended) pylon design with the Langley Airborne Research Center (Uni. Of Hawaii) CDP.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4A7406" id="_x0000_t202" coordsize="21600,21600" o:spt="202" path="m,l,21600r21600,l21600,xe">
                <v:stroke joinstyle="miter"/>
                <v:path gradientshapeok="t" o:connecttype="rect"/>
              </v:shapetype>
              <v:shape id="Text Box 13" o:spid="_x0000_s1026" type="#_x0000_t202" style="position:absolute;left:0;text-align:left;margin-left:.65pt;margin-top:224.5pt;width:450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" stroked="f">
                <v:textbox style="mso-fit-shape-to-text:t" inset="0,0,0,0">
                  <w:txbxContent>
                    <w:p w14:paraId="1280E899" w14:textId="0A00E5AC" w:rsidR="00C0442D" w:rsidRPr="00442AA5" w:rsidRDefault="00C0442D" w:rsidP="00442AA5">
                      <w:pPr>
                        <w:pStyle w:val="Caption"/>
                        <w:rPr>
                          <w:i w:val="0"/>
                          <w:iCs w:val="0"/>
                          <w:color w:val="000000" w:themeColor="text1"/>
                          <w:sz w:val="24"/>
                          <w:szCs w:val="24"/>
                        </w:rPr>
                      </w:pPr>
                      <w:r w:rsidRPr="00442AA5">
                        <w:rPr>
                          <w:b/>
                          <w:bCs/>
                          <w:i w:val="0"/>
                          <w:iCs w:val="0"/>
                          <w:sz w:val="24"/>
                          <w:szCs w:val="24"/>
                        </w:rPr>
                        <w:t xml:space="preserve">Figure </w:t>
                      </w:r>
                      <w:r w:rsidRPr="00442AA5">
                        <w:rPr>
                          <w:b/>
                          <w:bCs/>
                          <w:i w:val="0"/>
                          <w:iCs w:val="0"/>
                          <w:sz w:val="24"/>
                          <w:szCs w:val="24"/>
                        </w:rPr>
                        <w:fldChar w:fldCharType="begin"/>
                      </w:r>
                      <w:r w:rsidRPr="00442AA5">
                        <w:rPr>
                          <w:b/>
                          <w:bCs/>
                          <w:i w:val="0"/>
                          <w:iCs w:val="0"/>
                          <w:sz w:val="24"/>
                          <w:szCs w:val="24"/>
                        </w:rPr>
                        <w:instrText xml:space="preserve"> SEQ Figure \* ARABIC </w:instrText>
                      </w:r>
                      <w:r w:rsidRPr="00442AA5">
                        <w:rPr>
                          <w:b/>
                          <w:bCs/>
                          <w:i w:val="0"/>
                          <w:iCs w:val="0"/>
                          <w:sz w:val="24"/>
                          <w:szCs w:val="24"/>
                        </w:rPr>
                        <w:fldChar w:fldCharType="separate"/>
                      </w:r>
                      <w:r>
                        <w:rPr>
                          <w:b/>
                          <w:bCs/>
                          <w:i w:val="0"/>
                          <w:iCs w:val="0"/>
                          <w:noProof/>
                          <w:sz w:val="24"/>
                          <w:szCs w:val="24"/>
                        </w:rPr>
                        <w:t>1</w:t>
                      </w:r>
                      <w:r w:rsidRPr="00442AA5">
                        <w:rPr>
                          <w:b/>
                          <w:bCs/>
                          <w:i w:val="0"/>
                          <w:iCs w:val="0"/>
                          <w:sz w:val="24"/>
                          <w:szCs w:val="24"/>
                        </w:rPr>
                        <w:fldChar w:fldCharType="end"/>
                      </w:r>
                      <w:r>
                        <w:rPr>
                          <w:b/>
                          <w:bCs/>
                          <w:i w:val="0"/>
                          <w:iCs w:val="0"/>
                          <w:sz w:val="24"/>
                          <w:szCs w:val="24"/>
                        </w:rPr>
                        <w:t xml:space="preserve">: </w:t>
                      </w:r>
                      <w:r w:rsidRPr="00512443">
                        <w:rPr>
                          <w:rFonts w:eastAsiaTheme="minorEastAsia" w:cs="Times New Roman"/>
                          <w:i w:val="0"/>
                          <w:iCs w:val="0"/>
                          <w:color w:val="000000" w:themeColor="text1"/>
                          <w:kern w:val="24"/>
                          <w:sz w:val="24"/>
                          <w:szCs w:val="24"/>
                        </w:rPr>
                        <w:t>Cloud Droplet Probe (CDP) mounting locations with respect to the leading edge of the wings on-board the NASA P-3 Orion during the ORACLES 2018 field experiment in Sao Tome. Figure 1-A (Figure 1-B) contains the Navy (Extended) pylon design with the Langley Airborne Research Center (Uni. Of Hawaii) CDP.</w:t>
                      </w:r>
                    </w:p>
                  </w:txbxContent>
                </v:textbox>
                <w10:wrap type="topAndBottom"/>
              </v:shape>
            </w:pict>
          </mc:Fallback>
        </mc:AlternateContent>
      </w:r>
      <w:r w:rsidR="00442AA5">
        <w:rPr>
          <w:noProof/>
        </w:rPr>
        <w:drawing>
          <wp:anchor distT="0" distB="0" distL="114300" distR="114300" simplePos="0" relativeHeight="251658240" behindDoc="0" locked="0" layoutInCell="1" allowOverlap="1" wp14:anchorId="05C82F11" wp14:editId="2F4DCA6A">
            <wp:simplePos x="0" y="0"/>
            <wp:positionH relativeFrom="column">
              <wp:posOffset>8255</wp:posOffset>
            </wp:positionH>
            <wp:positionV relativeFrom="page">
              <wp:posOffset>914400</wp:posOffset>
            </wp:positionV>
            <wp:extent cx="5715000" cy="2794000"/>
            <wp:effectExtent l="0" t="0" r="0" b="6350"/>
            <wp:wrapTopAndBottom/>
            <wp:docPr id="167010499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rotWithShape="1">
                    <a:blip r:embed="rId15">
                      <a:extLst>
                        <a:ext uri="{28A0092B-C50C-407E-A947-70E740481C1C}">
                          <a14:useLocalDpi xmlns:a14="http://schemas.microsoft.com/office/drawing/2010/main" val="0"/>
                        </a:ext>
                      </a:extLst>
                    </a:blip>
                    <a:srcRect t="1" b="16091"/>
                    <a:stretch/>
                  </pic:blipFill>
                  <pic:spPr bwMode="auto">
                    <a:xfrm>
                      <a:off x="0" y="0"/>
                      <a:ext cx="5715000" cy="279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compared to the Extended pylon design. While the relative difference in concentrations between pylons configurations is shown with this CDP comparison, there continue to be questions about which configuration would provide data that are more representative of the Sc cloud environment. </w:t>
      </w:r>
    </w:p>
    <w:p w14:paraId="3A2E49DC" w14:textId="14A42F76" w:rsidR="00AB66F3" w:rsidRDefault="00E40031" w:rsidP="00B73DDE">
      <w:pPr>
        <w:jc w:val="center"/>
      </w:pPr>
      <w:r>
        <w:t>AIRFLOW</w:t>
      </w:r>
      <w:r w:rsidR="008C53A7">
        <w:t xml:space="preserve"> INVESTIGATIONS</w:t>
      </w:r>
    </w:p>
    <w:p w14:paraId="4DEABA59" w14:textId="27DFF1FF" w:rsidR="00C75668" w:rsidRPr="00112EC2" w:rsidRDefault="007C7BBA" w:rsidP="00E93800">
      <w:pPr>
        <w:ind w:firstLine="720"/>
      </w:pPr>
      <w:r>
        <w:t>Since the advent of reliable cloud microphysical instrumentation, considerable research has been done to investigate the air flow and particle trajectories around research aircraft in an effort to improve measurement performance. The concern of these studies is whether instruments are placed such that they sample free-stream conditions</w:t>
      </w:r>
      <w:r w:rsidRPr="00465142">
        <w:t xml:space="preserve">. </w:t>
      </w:r>
      <w:r w:rsidR="006E59F9" w:rsidRPr="00465142">
        <w:fldChar w:fldCharType="begin"/>
      </w:r>
      <w:r w:rsidR="00A17026">
        <w:instrText xml:space="preserve"> ADDIN ZOTERO_ITEM CSL_CITATION {"citationID":"XbdEu1KC","properties":{"formattedCitation":"(Beard 1983)","plainCitation":"(Beard 1983)","dontUpdate":true,"noteIndex":0},"citationItems":[{"id":309,"uris":["http://zotero.org/users/4712375/items/FIS45M8Z"],"uri":["http://zotero.org/users/4712375/items/FIS45M8Z"],"itemData":{"id":309,"type":"article-journal","abstract":"&lt;section class=\"abstract\"&gt;&lt;h2 class=\"abstractTitle text-title my-1\" id=\"d11134336e50\"&gt;Abstract&lt;/h2&gt;&lt;p&gt;The drag force, instantaneous canting angle and response characteristics are discussed for large hydrometeors in horizontally accelerated airflow. Comparisons of calculated canting angles are made with data from an aircraft precipitation spectrometer (Bringi) by assuming an airflow disturbance based on probe geometry. It is concluded that the accelerated airflow is the likely cause of an intrinsic canting angle for raindrops of about 15° but that the force is too weak to appreciably affect the axis ratio. No intrinsic canting was found for graupel.&lt;/p&gt;&lt;/section&gt;","container-title":"Journal of Applied Meteorology and Climatology","DOI":"10.1175/1520-0450(1983)022&lt;1961:ROHIAA&gt;2.0.CO;2","ISSN":"1520-0450","issue":"11","language":"EN","note":"publisher: American Meteorological Society\nsection: Journal of Applied Meteorology and Climatology","page":"1961-1963","source":"journals.ametsoc.org","title":"Reorientation of Hydrometeors in Aircraft Accelerated Flow","volume":"22","author":[{"family":"Beard","given":"K. V."}],"issued":{"date-parts":[["1983",11,1]]}}}],"schema":"https://github.com/citation-style-language/schema/raw/master/csl-citation.json"} </w:instrText>
      </w:r>
      <w:r w:rsidR="006E59F9" w:rsidRPr="00465142">
        <w:fldChar w:fldCharType="separate"/>
      </w:r>
      <w:r w:rsidR="006E59F9" w:rsidRPr="00465142">
        <w:rPr>
          <w:rFonts w:cs="Times New Roman"/>
        </w:rPr>
        <w:t xml:space="preserve">Beard </w:t>
      </w:r>
      <w:r w:rsidR="00465142" w:rsidRPr="00465142">
        <w:rPr>
          <w:rFonts w:cs="Times New Roman"/>
        </w:rPr>
        <w:t>(</w:t>
      </w:r>
      <w:r w:rsidR="006E59F9" w:rsidRPr="00465142">
        <w:rPr>
          <w:rFonts w:cs="Times New Roman"/>
        </w:rPr>
        <w:t>1983)</w:t>
      </w:r>
      <w:r w:rsidR="006E59F9" w:rsidRPr="00465142">
        <w:fldChar w:fldCharType="end"/>
      </w:r>
      <w:r w:rsidR="00312A18">
        <w:t xml:space="preserve"> investigate</w:t>
      </w:r>
      <w:r w:rsidR="002962A0">
        <w:t xml:space="preserve">d the </w:t>
      </w:r>
      <w:r w:rsidR="008E6F2E">
        <w:t>orientation</w:t>
      </w:r>
      <w:r w:rsidR="002962A0">
        <w:t xml:space="preserve"> of </w:t>
      </w:r>
      <w:r w:rsidR="00C43991">
        <w:t>precipitation particle</w:t>
      </w:r>
      <w:r w:rsidR="008E6F2E">
        <w:t xml:space="preserve"> images within a Particle Measurement Systems (PMS) Inc</w:t>
      </w:r>
      <w:r w:rsidR="00FA08F7">
        <w:t xml:space="preserve"> optical array probe (OAP</w:t>
      </w:r>
      <w:r w:rsidR="00EC1824">
        <w:t>), noting th</w:t>
      </w:r>
      <w:r w:rsidR="00444469">
        <w:t xml:space="preserve">e </w:t>
      </w:r>
      <w:r w:rsidR="00F86B31">
        <w:t>titling of the particle images from direction of flight</w:t>
      </w:r>
      <w:r w:rsidR="007E5282">
        <w:t xml:space="preserve"> (i.e. canting angle)</w:t>
      </w:r>
      <w:r w:rsidR="00F7384A">
        <w:t xml:space="preserve"> was </w:t>
      </w:r>
      <w:r w:rsidR="007E5282">
        <w:t>dependent on particle size and habit</w:t>
      </w:r>
      <w:r w:rsidR="00FA08F7">
        <w:t xml:space="preserve">. </w:t>
      </w:r>
      <w:r w:rsidR="005A6517">
        <w:t xml:space="preserve">From the </w:t>
      </w:r>
      <w:r w:rsidR="003858B5">
        <w:t>canting angle</w:t>
      </w:r>
      <w:r w:rsidR="005A6517">
        <w:t xml:space="preserve"> and deformation of the particle images, </w:t>
      </w:r>
      <w:r w:rsidR="00465142" w:rsidRPr="00465142">
        <w:fldChar w:fldCharType="begin"/>
      </w:r>
      <w:r w:rsidR="00A17026">
        <w:instrText xml:space="preserve"> ADDIN ZOTERO_ITEM CSL_CITATION {"citationID":"SNR6bOQt","properties":{"formattedCitation":"(Beard 1983)","plainCitation":"(Beard 1983)","dontUpdate":true,"noteIndex":0},"citationItems":[{"id":309,"uris":["http://zotero.org/users/4712375/items/FIS45M8Z"],"uri":["http://zotero.org/users/4712375/items/FIS45M8Z"],"itemData":{"id":309,"type":"article-journal","abstract":"&lt;section class=\"abstract\"&gt;&lt;h2 class=\"abstractTitle text-title my-1\" id=\"d11134336e50\"&gt;Abstract&lt;/h2&gt;&lt;p&gt;The drag force, instantaneous canting angle and response characteristics are discussed for large hydrometeors in horizontally accelerated airflow. Comparisons of calculated canting angles are made with data from an aircraft precipitation spectrometer (Bringi) by assuming an airflow disturbance based on probe geometry. It is concluded that the accelerated airflow is the likely cause of an intrinsic canting angle for raindrops of about 15° but that the force is too weak to appreciably affect the axis ratio. No intrinsic canting was found for graupel.&lt;/p&gt;&lt;/section&gt;","container-title":"Journal of Applied Meteorology and Climatology","DOI":"10.1175/1520-0450(1983)022&lt;1961:ROHIAA&gt;2.0.CO;2","ISSN":"1520-0450","issue":"11","language":"EN","note":"publisher: American Meteorological Society\nsection: Journal of Applied Meteorology and Climatology","page":"1961-1963","source":"journals.ametsoc.org","title":"Reorientation of Hydrometeors in Aircraft Accelerated Flow","volume":"22","author":[{"family":"Beard","given":"K. V."}],"issued":{"date-parts":[["1983",11,1]]}}}],"schema":"https://github.com/citation-style-language/schema/raw/master/csl-citation.json"} </w:instrText>
      </w:r>
      <w:r w:rsidR="00465142" w:rsidRPr="00465142">
        <w:fldChar w:fldCharType="separate"/>
      </w:r>
      <w:r w:rsidR="00465142" w:rsidRPr="00465142">
        <w:rPr>
          <w:rFonts w:cs="Times New Roman"/>
        </w:rPr>
        <w:t>Beard (1983)</w:t>
      </w:r>
      <w:r w:rsidR="00465142" w:rsidRPr="00465142">
        <w:fldChar w:fldCharType="end"/>
      </w:r>
      <w:r w:rsidR="008224B7">
        <w:t xml:space="preserve"> calculated the </w:t>
      </w:r>
      <w:r w:rsidR="007149D7">
        <w:t xml:space="preserve">acceleration of airflow ahead </w:t>
      </w:r>
      <w:r w:rsidR="007149D7" w:rsidRPr="00AF03B0">
        <w:lastRenderedPageBreak/>
        <w:t>of the PMS canisters (assuming incompressible flow ahead of a simple sphere)</w:t>
      </w:r>
      <w:r w:rsidR="003858B5" w:rsidRPr="00AF03B0">
        <w:t xml:space="preserve">, showing flow distortion up to 50 cm ahead of the instrument. </w:t>
      </w:r>
      <w:r w:rsidR="00465142" w:rsidRPr="00AF03B0">
        <w:fldChar w:fldCharType="begin"/>
      </w:r>
      <w:r w:rsidR="00A17026">
        <w:instrText xml:space="preserve"> ADDIN ZOTERO_ITEM CSL_CITATION {"citationID":"q2AInpaa","properties":{"formattedCitation":"(King 1984)","plainCitation":"(King 1984)","dontUpdate":true,"noteIndex":0},"citationItems":[{"id":11,"uris":["http://zotero.org/users/4712375/items/R9EAHQ2I"],"uri":["http://zotero.org/users/4712375/items/R9EAHQ2I"],"itemData":{"id":11,"type":"article-journal","abstract":"&lt;section class=\"abstract\"&gt;&lt;h2 class=\"abstractTitle text-title my-1\" id=\"d2562e2\"&gt;Abstract&lt;/h2&gt;&lt;p&gt;A potential-flow sink-source technique is used to model the flows around fuselage shapes. It is shown that the flow in any plane can be approximated reasonably well using an axisymmetric model of similar shape and that at a few fuselage radii from the nose the flow is determined principally by the size of the fuselage radius. Departures from the free-stream velocity are typically less than 10% and vary as the inverse square of the scaled distance from the nose. Analyses of water drop trajectories around three different aircraft shapes show that two of the more important features of the trajectories, the width of the shadow zone and the concentration enhancement factors, can be described quite generally in terms of a scaled fuselage radius and a parameter similar to the Stokes number. Thus the maximum width of the shadow zone is shown to be about one-fifth of the fuselage radius and occurs for a combination of particle size and aircraft speed for which the modified Stokes parameter has a value of about 6.&lt;/p&gt;&lt;/section&gt;","container-title":"Journal of Atmospheric and Oceanic Technology","DOI":"10.1175/1520-0426(1984)001&lt;0005:AFAPTA&gt;2.0.CO;2","ISSN":"0739-0572, 1520-0426","issue":"1","language":"EN","page":"5-13","source":"journals.ametsoc.org","title":"Air Flow and Particle Trajectories around Aircraft Fuselages. I: Theory","title-short":"Air Flow and Particle Trajectories around Aircraft Fuselages. I","volume":"1","author":[{"family":"King","given":"W. D."}],"issued":{"date-parts":[["1984",3,1]]}}}],"schema":"https://github.com/citation-style-language/schema/raw/master/csl-citation.json"} </w:instrText>
      </w:r>
      <w:r w:rsidR="00465142" w:rsidRPr="00AF03B0">
        <w:fldChar w:fldCharType="separate"/>
      </w:r>
      <w:r w:rsidR="00465142" w:rsidRPr="00AF03B0">
        <w:rPr>
          <w:rFonts w:cs="Times New Roman"/>
        </w:rPr>
        <w:t xml:space="preserve">King </w:t>
      </w:r>
      <w:r w:rsidR="00AF03B0" w:rsidRPr="00AF03B0">
        <w:rPr>
          <w:rFonts w:cs="Times New Roman"/>
        </w:rPr>
        <w:t>(</w:t>
      </w:r>
      <w:r w:rsidR="00465142" w:rsidRPr="00AF03B0">
        <w:rPr>
          <w:rFonts w:cs="Times New Roman"/>
        </w:rPr>
        <w:t>1984)</w:t>
      </w:r>
      <w:r w:rsidR="00465142" w:rsidRPr="00AF03B0">
        <w:fldChar w:fldCharType="end"/>
      </w:r>
      <w:r w:rsidRPr="00AF03B0">
        <w:t xml:space="preserve"> and </w:t>
      </w:r>
      <w:r w:rsidR="00AF03B0" w:rsidRPr="00E97404">
        <w:fldChar w:fldCharType="begin"/>
      </w:r>
      <w:r w:rsidR="00A17026">
        <w:instrText xml:space="preserve"> ADDIN ZOTERO_ITEM CSL_CITATION {"citationID":"ICYUkWAM","properties":{"formattedCitation":"(King et al. 1984)","plainCitation":"(King et al. 1984)","dontUpdate":true,"noteIndex":0},"citationItems":[{"id":10,"uris":["http://zotero.org/users/4712375/items/ET2T7D4W"],"uri":["http://zotero.org/users/4712375/items/ET2T7D4W"],"itemData":{"id":10,"type":"article-journal","abstract":"&lt;section class=\"abstract\"&gt;&lt;h2 class=\"abstractTitle text-title my-1\" id=\"d1004e2\"&gt;Abstract&lt;/h2&gt;&lt;p&gt;Measurements have been made of airflow velocities and cloud liquid water contents from selected positions around the fuselage of an F-27 aircraft. The airflow measurements away from the propeller inflow region are in reasonable agreement with those calculated in Part I. The liquid water measurements were made using two CSIRO hot-wire probes, one of which could be positioned at distances of 15–60 cm from the fuselage. Results of these comparisons showed that the enhancement factors calculated in Part I appear quite reasonable and that corrections can consequently be made to allow for sampling errors caused by fuselage-related flow distortions. The comparisons also show that there are additional sampling errors as large as 10% which depend on position of the probe relative to the wings and propeller. For the F-27 these additional effects decrease substantially with increasing aircraft speed.&lt;/p&gt;&lt;/section&gt;","container-title":"Journal of Atmospheric and Oceanic Technology","DOI":"10.1175/1520-0426(1984)001&lt;0014:AFAPTA&gt;2.0.CO;2","ISSN":"0739-0572, 1520-0426","issue":"1","language":"EN","page":"14-21","source":"journals.ametsoc.org","title":"Air Flow and Particle Trajectories around Aircraft Fuselages. II: Measurements","title-short":"Air Flow and Particle Trajectories around Aircraft Fuselages. II","volume":"1","author":[{"family":"King","given":"W. D."},{"family":"Turvey","given":"D. E."},{"family":"Williams","given":"D."},{"family":"Llewellyn","given":"D. J."}],"issued":{"date-parts":[["1984",3,1]]}}}],"schema":"https://github.com/citation-style-language/schema/raw/master/csl-citation.json"} </w:instrText>
      </w:r>
      <w:r w:rsidR="00AF03B0" w:rsidRPr="00E97404">
        <w:fldChar w:fldCharType="separate"/>
      </w:r>
      <w:r w:rsidR="00AF03B0" w:rsidRPr="00E97404">
        <w:rPr>
          <w:rFonts w:cs="Times New Roman"/>
        </w:rPr>
        <w:t>King et al. (1984)</w:t>
      </w:r>
      <w:r w:rsidR="00AF03B0" w:rsidRPr="00E97404">
        <w:fldChar w:fldCharType="end"/>
      </w:r>
      <w:r w:rsidR="00AF03B0" w:rsidRPr="00E97404">
        <w:t xml:space="preserve"> </w:t>
      </w:r>
      <w:r w:rsidRPr="00E97404">
        <w:t>were able to calculate the potential flow (i.e. incompressible, inviscid, and non-turbulent flow) and particle trajectories around Commonwealth Scientific and Industrial Research Organization (CSIRO) F-27 research aircraft to study instrument placement on the aircraft fuselage</w:t>
      </w:r>
      <w:r w:rsidR="00531713" w:rsidRPr="00E97404">
        <w:t xml:space="preserve">. </w:t>
      </w:r>
      <w:r w:rsidR="00531713" w:rsidRPr="00E97404">
        <w:fldChar w:fldCharType="begin"/>
      </w:r>
      <w:r w:rsidR="00A17026">
        <w:instrText xml:space="preserve"> ADDIN ZOTERO_ITEM CSL_CITATION {"citationID":"vsELrB8R","properties":{"formattedCitation":"(King 1984)","plainCitation":"(King 1984)","dontUpdate":true,"noteIndex":0},"citationItems":[{"id":11,"uris":["http://zotero.org/users/4712375/items/R9EAHQ2I"],"uri":["http://zotero.org/users/4712375/items/R9EAHQ2I"],"itemData":{"id":11,"type":"article-journal","abstract":"&lt;section class=\"abstract\"&gt;&lt;h2 class=\"abstractTitle text-title my-1\" id=\"d2562e2\"&gt;Abstract&lt;/h2&gt;&lt;p&gt;A potential-flow sink-source technique is used to model the flows around fuselage shapes. It is shown that the flow in any plane can be approximated reasonably well using an axisymmetric model of similar shape and that at a few fuselage radii from the nose the flow is determined principally by the size of the fuselage radius. Departures from the free-stream velocity are typically less than 10% and vary as the inverse square of the scaled distance from the nose. Analyses of water drop trajectories around three different aircraft shapes show that two of the more important features of the trajectories, the width of the shadow zone and the concentration enhancement factors, can be described quite generally in terms of a scaled fuselage radius and a parameter similar to the Stokes number. Thus the maximum width of the shadow zone is shown to be about one-fifth of the fuselage radius and occurs for a combination of particle size and aircraft speed for which the modified Stokes parameter has a value of about 6.&lt;/p&gt;&lt;/section&gt;","container-title":"Journal of Atmospheric and Oceanic Technology","DOI":"10.1175/1520-0426(1984)001&lt;0005:AFAPTA&gt;2.0.CO;2","ISSN":"0739-0572, 1520-0426","issue":"1","language":"EN","page":"5-13","source":"journals.ametsoc.org","title":"Air Flow and Particle Trajectories around Aircraft Fuselages. I: Theory","title-short":"Air Flow and Particle Trajectories around Aircraft Fuselages. I","volume":"1","author":[{"family":"King","given":"W. D."}],"issued":{"date-parts":[["1984",3,1]]}}}],"schema":"https://github.com/citation-style-language/schema/raw/master/csl-citation.json"} </w:instrText>
      </w:r>
      <w:r w:rsidR="00531713" w:rsidRPr="00E97404">
        <w:fldChar w:fldCharType="separate"/>
      </w:r>
      <w:r w:rsidR="00531713" w:rsidRPr="00E97404">
        <w:rPr>
          <w:rFonts w:cs="Times New Roman"/>
        </w:rPr>
        <w:t>King (1984)</w:t>
      </w:r>
      <w:r w:rsidR="00531713" w:rsidRPr="00E97404">
        <w:fldChar w:fldCharType="end"/>
      </w:r>
      <w:r w:rsidRPr="00E97404">
        <w:t xml:space="preserve"> was able to show that the maximum width of the shadow zone (i.e. regions, often larger than the fuselage boundary layer, that do not contain particles of a certain size) </w:t>
      </w:r>
      <w:commentRangeStart w:id="57"/>
      <w:commentRangeStart w:id="58"/>
      <w:r w:rsidRPr="00E97404">
        <w:t xml:space="preserve">occurs </w:t>
      </w:r>
      <w:r w:rsidR="00D93677">
        <w:t xml:space="preserve">out to </w:t>
      </w:r>
      <w:r w:rsidRPr="00E97404">
        <w:t xml:space="preserve">0.2 fuselage radius </w:t>
      </w:r>
      <w:commentRangeEnd w:id="57"/>
      <w:r w:rsidR="009164CD">
        <w:rPr>
          <w:rStyle w:val="CommentReference"/>
        </w:rPr>
        <w:commentReference w:id="57"/>
      </w:r>
      <w:commentRangeEnd w:id="58"/>
      <w:r w:rsidR="00D93677">
        <w:rPr>
          <w:rStyle w:val="CommentReference"/>
        </w:rPr>
        <w:commentReference w:id="58"/>
      </w:r>
      <w:r w:rsidRPr="00E97404">
        <w:t xml:space="preserve">(distanced normalized by the radius of the aircraft fuselage) and airflow departures from freestream velocities occur up to 3 fuselage radii ahead of the nose. Based on the equations of motion derived in </w:t>
      </w:r>
      <w:r w:rsidR="00531713" w:rsidRPr="00E97404">
        <w:fldChar w:fldCharType="begin"/>
      </w:r>
      <w:r w:rsidR="00A17026">
        <w:instrText xml:space="preserve"> ADDIN ZOTERO_ITEM CSL_CITATION {"citationID":"yQcwz9fg","properties":{"formattedCitation":"(King 1984)","plainCitation":"(King 1984)","dontUpdate":true,"noteIndex":0},"citationItems":[{"id":11,"uris":["http://zotero.org/users/4712375/items/R9EAHQ2I"],"uri":["http://zotero.org/users/4712375/items/R9EAHQ2I"],"itemData":{"id":11,"type":"article-journal","abstract":"&lt;section class=\"abstract\"&gt;&lt;h2 class=\"abstractTitle text-title my-1\" id=\"d2562e2\"&gt;Abstract&lt;/h2&gt;&lt;p&gt;A potential-flow sink-source technique is used to model the flows around fuselage shapes. It is shown that the flow in any plane can be approximated reasonably well using an axisymmetric model of similar shape and that at a few fuselage radii from the nose the flow is determined principally by the size of the fuselage radius. Departures from the free-stream velocity are typically less than 10% and vary as the inverse square of the scaled distance from the nose. Analyses of water drop trajectories around three different aircraft shapes show that two of the more important features of the trajectories, the width of the shadow zone and the concentration enhancement factors, can be described quite generally in terms of a scaled fuselage radius and a parameter similar to the Stokes number. Thus the maximum width of the shadow zone is shown to be about one-fifth of the fuselage radius and occurs for a combination of particle size and aircraft speed for which the modified Stokes parameter has a value of about 6.&lt;/p&gt;&lt;/section&gt;","container-title":"Journal of Atmospheric and Oceanic Technology","DOI":"10.1175/1520-0426(1984)001&lt;0005:AFAPTA&gt;2.0.CO;2","ISSN":"0739-0572, 1520-0426","issue":"1","language":"EN","page":"5-13","source":"journals.ametsoc.org","title":"Air Flow and Particle Trajectories around Aircraft Fuselages. I: Theory","title-short":"Air Flow and Particle Trajectories around Aircraft Fuselages. I","volume":"1","author":[{"family":"King","given":"W. D."}],"issued":{"date-parts":[["1984",3,1]]}}}],"schema":"https://github.com/citation-style-language/schema/raw/master/csl-citation.json"} </w:instrText>
      </w:r>
      <w:r w:rsidR="00531713" w:rsidRPr="00E97404">
        <w:fldChar w:fldCharType="separate"/>
      </w:r>
      <w:r w:rsidR="00531713" w:rsidRPr="00E97404">
        <w:rPr>
          <w:rFonts w:cs="Times New Roman"/>
        </w:rPr>
        <w:t xml:space="preserve">King </w:t>
      </w:r>
      <w:r w:rsidR="00C37475" w:rsidRPr="00E97404">
        <w:rPr>
          <w:rFonts w:cs="Times New Roman"/>
        </w:rPr>
        <w:t>(</w:t>
      </w:r>
      <w:r w:rsidR="00531713" w:rsidRPr="00E97404">
        <w:rPr>
          <w:rFonts w:cs="Times New Roman"/>
        </w:rPr>
        <w:t>1984)</w:t>
      </w:r>
      <w:r w:rsidR="00531713" w:rsidRPr="00E97404">
        <w:fldChar w:fldCharType="end"/>
      </w:r>
      <w:r w:rsidR="00C37475" w:rsidRPr="00E97404">
        <w:t xml:space="preserve">, </w:t>
      </w:r>
      <w:r w:rsidR="00C37475" w:rsidRPr="00E97404">
        <w:fldChar w:fldCharType="begin"/>
      </w:r>
      <w:r w:rsidR="00A17026">
        <w:instrText xml:space="preserve"> ADDIN ZOTERO_ITEM CSL_CITATION {"citationID":"PQjypP7A","properties":{"formattedCitation":"(Drummond and MacPherson 1985)","plainCitation":"(Drummond and MacPherson 1985)","dontUpdate":true,"noteIndex":0},"citationItems":[{"id":7,"uris":["http://zotero.org/users/4712375/items/6TMZAZ5X"],"uri":["http://zotero.org/users/4712375/items/6TMZAZ5X"],"itemData":{"id":7,"type":"article-journal","abstract":"&lt;section class=\"abstract\"&gt;&lt;h2 class=\"abstractTitle text-title my-1\" id=\"d312e2\"&gt;Abstract&lt;/h2&gt;&lt;p&gt;A theoretical model for the local flow velocity ahead of the wing quarter-chord point on the National Aeronautical Establishment Twin Otter has been developed and experimentally verified by flight measurements using a pitot-static equipped Particle Measuring Systems (PMS) canister. This flow velocity model was used to calculate drop trajectories and the resulting airflow effects on drop images and concentrations. Results indicate that drop images and concentrations measured by the Twin Otter are distorted in the worst case by no more than 25% for an unusually high aircraft lift coefficient (&lt;em&gt;C&lt;sub&gt;L&lt;/sub&gt;&lt;/em&gt;) of 0.79, and by only a few percent for lower values of &lt;em&gt;C&lt;sub&gt;L&lt;/sub&gt;&lt;/em&gt; typical of normal flight. A method to correct water drop images and concentrations is described and results for a PMS probe mounted at one underwing station are presented.&lt;/p&gt;&lt;/section&gt;","container-title":"Journal of Atmospheric and Oceanic Technology","DOI":"10.1175/1520-0426(1985)002&lt;0633:AFEOCD&gt;2.0.CO;2","ISSN":"0739-0572, 1520-0426","issue":"4","language":"EN","page":"633-643","source":"journals.ametsoc.org","title":"Aircraft Flow Effects on Cloud Drop Images and Concentrations Measured by the NAE Twin Otter","volume":"2","author":[{"family":"Drummond","given":"A. M."},{"family":"MacPherson","given":"J. I."}],"issued":{"date-parts":[["1985",12,1]]}}}],"schema":"https://github.com/citation-style-language/schema/raw/master/csl-citation.json"} </w:instrText>
      </w:r>
      <w:r w:rsidR="00C37475" w:rsidRPr="00E97404">
        <w:fldChar w:fldCharType="separate"/>
      </w:r>
      <w:r w:rsidR="00C37475" w:rsidRPr="00E97404">
        <w:rPr>
          <w:rFonts w:cs="Times New Roman"/>
        </w:rPr>
        <w:t xml:space="preserve">Drummond and MacPherson </w:t>
      </w:r>
      <w:r w:rsidR="00E97404" w:rsidRPr="00E97404">
        <w:rPr>
          <w:rFonts w:cs="Times New Roman"/>
        </w:rPr>
        <w:t>(</w:t>
      </w:r>
      <w:r w:rsidR="00C37475" w:rsidRPr="00E97404">
        <w:rPr>
          <w:rFonts w:cs="Times New Roman"/>
        </w:rPr>
        <w:t>1985)</w:t>
      </w:r>
      <w:r w:rsidR="00C37475" w:rsidRPr="00E97404">
        <w:fldChar w:fldCharType="end"/>
      </w:r>
      <w:r w:rsidRPr="00E97404">
        <w:t xml:space="preserve"> studied the air flow effects on droplets measured by four </w:t>
      </w:r>
      <w:r w:rsidR="00B70C37" w:rsidRPr="00E97404">
        <w:t>PMS OAPs</w:t>
      </w:r>
      <w:r w:rsidRPr="00E97404">
        <w:t xml:space="preserve"> on board the National Aeronautical Establishment of Canada’s Twin Otter aircraft. </w:t>
      </w:r>
      <w:r w:rsidR="00E97404" w:rsidRPr="00E97404">
        <w:fldChar w:fldCharType="begin"/>
      </w:r>
      <w:r w:rsidR="00A17026">
        <w:instrText xml:space="preserve"> ADDIN ZOTERO_ITEM CSL_CITATION {"citationID":"R2Yrh0bV","properties":{"formattedCitation":"(Drummond and MacPherson 1985)","plainCitation":"(Drummond and MacPherson 1985)","dontUpdate":true,"noteIndex":0},"citationItems":[{"id":7,"uris":["http://zotero.org/users/4712375/items/6TMZAZ5X"],"uri":["http://zotero.org/users/4712375/items/6TMZAZ5X"],"itemData":{"id":7,"type":"article-journal","abstract":"&lt;section class=\"abstract\"&gt;&lt;h2 class=\"abstractTitle text-title my-1\" id=\"d312e2\"&gt;Abstract&lt;/h2&gt;&lt;p&gt;A theoretical model for the local flow velocity ahead of the wing quarter-chord point on the National Aeronautical Establishment Twin Otter has been developed and experimentally verified by flight measurements using a pitot-static equipped Particle Measuring Systems (PMS) canister. This flow velocity model was used to calculate drop trajectories and the resulting airflow effects on drop images and concentrations. Results indicate that drop images and concentrations measured by the Twin Otter are distorted in the worst case by no more than 25% for an unusually high aircraft lift coefficient (&lt;em&gt;C&lt;sub&gt;L&lt;/sub&gt;&lt;/em&gt;) of 0.79, and by only a few percent for lower values of &lt;em&gt;C&lt;sub&gt;L&lt;/sub&gt;&lt;/em&gt; typical of normal flight. A method to correct water drop images and concentrations is described and results for a PMS probe mounted at one underwing station are presented.&lt;/p&gt;&lt;/section&gt;","container-title":"Journal of Atmospheric and Oceanic Technology","DOI":"10.1175/1520-0426(1985)002&lt;0633:AFEOCD&gt;2.0.CO;2","ISSN":"0739-0572, 1520-0426","issue":"4","language":"EN","page":"633-643","source":"journals.ametsoc.org","title":"Aircraft Flow Effects on Cloud Drop Images and Concentrations Measured by the NAE Twin Otter","volume":"2","author":[{"family":"Drummond","given":"A. M."},{"family":"MacPherson","given":"J. I."}],"issued":{"date-parts":[["1985",12,1]]}}}],"schema":"https://github.com/citation-style-language/schema/raw/master/csl-citation.json"} </w:instrText>
      </w:r>
      <w:r w:rsidR="00E97404" w:rsidRPr="00E97404">
        <w:fldChar w:fldCharType="separate"/>
      </w:r>
      <w:r w:rsidR="00E97404" w:rsidRPr="00E97404">
        <w:rPr>
          <w:rFonts w:cs="Times New Roman"/>
        </w:rPr>
        <w:t>Drummond and MacPherson (1985)</w:t>
      </w:r>
      <w:r w:rsidR="00E97404" w:rsidRPr="00E97404">
        <w:fldChar w:fldCharType="end"/>
      </w:r>
      <w:r w:rsidRPr="00E97404">
        <w:t xml:space="preserve"> found that droplet concentrations are under-sampled by up to 25% for aircraft lift coefficients (i.e. dimensionless coefficient that relates</w:t>
      </w:r>
      <w:r>
        <w:t xml:space="preserve"> </w:t>
      </w:r>
      <w:r w:rsidRPr="00112EC2">
        <w:t xml:space="preserve">lift to fluid flow around a body) of 0.79 (~4 degrees angle of attack). Aircraft lift coefficients can also be used to describe the relationship between a particular 2-D </w:t>
      </w:r>
      <w:r w:rsidR="00744FBD" w:rsidRPr="00112EC2">
        <w:t>airfoil</w:t>
      </w:r>
      <w:r w:rsidRPr="00112EC2">
        <w:t xml:space="preserve"> and the angle of attack, with the maximum lift coefficient for a given airfoil occurring at the stall angle.</w:t>
      </w:r>
      <w:r w:rsidR="00082AA9" w:rsidRPr="00112EC2">
        <w:t xml:space="preserve"> </w:t>
      </w:r>
      <w:r w:rsidR="00854E9C" w:rsidRPr="00112EC2">
        <w:fldChar w:fldCharType="begin"/>
      </w:r>
      <w:r w:rsidR="00A17026">
        <w:instrText xml:space="preserve"> ADDIN ZOTERO_ITEM CSL_CITATION {"citationID":"bUW8A4iv","properties":{"formattedCitation":"(MacPherson and Baumgardner 1988)","plainCitation":"(MacPherson and Baumgardner 1988)","dontUpdate":true,"noteIndex":0},"citationItems":[{"id":318,"uris":["http://zotero.org/users/4712375/items/G39NZ9JT"],"uri":["http://zotero.org/users/4712375/items/G39NZ9JT"],"itemData":{"id":318,"type":"article-journal","abstract":"&lt;section class=\"abstract\"&gt;&lt;h2 class=\"abstractTitle text-title my-1\" id=\"d155145484e56\"&gt;Abstract&lt;/h2&gt;&lt;p&gt;Distortion of airflow around aircraft bodies can affect measurements made from these airborne platforms. In particular, particle sizes and concentrations can be in error, and ice crystals incorrectly classified as a result of flow field distortion. The magnitude of distortion has been evaluated for airflow around wingtip-mounted particle measuring probes on a Beechcraft King Air. The flow field in front of the probes was measured with a five-hole pressure probe during wind tunnel and airborne tests. Results from these tests show significant flow distortion and partially explain the preferred orientation of ice crystals which has been observed in previous measurements.&lt;/p&gt;&lt;/section&gt;","container-title":"Journal of Atmospheric and Oceanic Technology","DOI":"10.1175/1520-0426(1988)005&lt;0259:AAKAWM&gt;2.0.CO;2","ISSN":"0739-0572, 1520-0426","issue":"2","language":"EN","note":"publisher: American Meteorological Society\nsection: Journal of Atmospheric and Oceanic Technology","page":"259-273","source":"journals.ametsoc.org","title":"Airflow about King Air Wingtip-Mounted Cloud Particle Measurement Probes","volume":"5","author":[{"family":"MacPherson","given":"J. I."},{"family":"Baumgardner","given":"D."}],"issued":{"date-parts":[["1988",4,1]]}}}],"schema":"https://github.com/citation-style-language/schema/raw/master/csl-citation.json"} </w:instrText>
      </w:r>
      <w:r w:rsidR="00854E9C" w:rsidRPr="00112EC2">
        <w:fldChar w:fldCharType="separate"/>
      </w:r>
      <w:r w:rsidR="00854E9C" w:rsidRPr="00112EC2">
        <w:rPr>
          <w:rFonts w:cs="Times New Roman"/>
        </w:rPr>
        <w:t xml:space="preserve">MacPherson and Baumgardner </w:t>
      </w:r>
      <w:r w:rsidR="00112EC2" w:rsidRPr="00112EC2">
        <w:rPr>
          <w:rFonts w:cs="Times New Roman"/>
        </w:rPr>
        <w:t>(</w:t>
      </w:r>
      <w:r w:rsidR="00854E9C" w:rsidRPr="00112EC2">
        <w:rPr>
          <w:rFonts w:cs="Times New Roman"/>
        </w:rPr>
        <w:t>1988)</w:t>
      </w:r>
      <w:r w:rsidR="00854E9C" w:rsidRPr="00112EC2">
        <w:fldChar w:fldCharType="end"/>
      </w:r>
      <w:r w:rsidR="00082AA9" w:rsidRPr="00112EC2">
        <w:t xml:space="preserve"> </w:t>
      </w:r>
      <w:r w:rsidR="00562B9E" w:rsidRPr="00112EC2">
        <w:t xml:space="preserve">investigated </w:t>
      </w:r>
      <w:r w:rsidR="00D6355D" w:rsidRPr="00112EC2">
        <w:t xml:space="preserve">airflow around wing-mounted PMS </w:t>
      </w:r>
      <w:r w:rsidR="00DD184F" w:rsidRPr="00112EC2">
        <w:t>2D-C instruments onboard the National Center for Atmospheric Research (NCAR) Beechcraft King Air</w:t>
      </w:r>
      <w:r w:rsidR="00744FBD" w:rsidRPr="00112EC2">
        <w:t xml:space="preserve">. After noticing non-symmetrical </w:t>
      </w:r>
      <w:r w:rsidR="00104064" w:rsidRPr="00112EC2">
        <w:t xml:space="preserve">icing on the outboard 2D-C, </w:t>
      </w:r>
      <w:r w:rsidR="00854E9C" w:rsidRPr="00112EC2">
        <w:fldChar w:fldCharType="begin"/>
      </w:r>
      <w:r w:rsidR="00A17026">
        <w:instrText xml:space="preserve"> ADDIN ZOTERO_ITEM CSL_CITATION {"citationID":"gBf64sT3","properties":{"formattedCitation":"(MacPherson and Baumgardner 1988)","plainCitation":"(MacPherson and Baumgardner 1988)","dontUpdate":true,"noteIndex":0},"citationItems":[{"id":318,"uris":["http://zotero.org/users/4712375/items/G39NZ9JT"],"uri":["http://zotero.org/users/4712375/items/G39NZ9JT"],"itemData":{"id":318,"type":"article-journal","abstract":"&lt;section class=\"abstract\"&gt;&lt;h2 class=\"abstractTitle text-title my-1\" id=\"d155145484e56\"&gt;Abstract&lt;/h2&gt;&lt;p&gt;Distortion of airflow around aircraft bodies can affect measurements made from these airborne platforms. In particular, particle sizes and concentrations can be in error, and ice crystals incorrectly classified as a result of flow field distortion. The magnitude of distortion has been evaluated for airflow around wingtip-mounted particle measuring probes on a Beechcraft King Air. The flow field in front of the probes was measured with a five-hole pressure probe during wind tunnel and airborne tests. Results from these tests show significant flow distortion and partially explain the preferred orientation of ice crystals which has been observed in previous measurements.&lt;/p&gt;&lt;/section&gt;","container-title":"Journal of Atmospheric and Oceanic Technology","DOI":"10.1175/1520-0426(1988)005&lt;0259:AAKAWM&gt;2.0.CO;2","ISSN":"0739-0572, 1520-0426","issue":"2","language":"EN","note":"publisher: American Meteorological Society\nsection: Journal of Atmospheric and Oceanic Technology","page":"259-273","source":"journals.ametsoc.org","title":"Airflow about King Air Wingtip-Mounted Cloud Particle Measurement Probes","volume":"5","author":[{"family":"MacPherson","given":"J. I."},{"family":"Baumgardner","given":"D."}],"issued":{"date-parts":[["1988",4,1]]}}}],"schema":"https://github.com/citation-style-language/schema/raw/master/csl-citation.json"} </w:instrText>
      </w:r>
      <w:r w:rsidR="00854E9C" w:rsidRPr="00112EC2">
        <w:fldChar w:fldCharType="separate"/>
      </w:r>
      <w:r w:rsidR="00854E9C" w:rsidRPr="00112EC2">
        <w:rPr>
          <w:rFonts w:cs="Times New Roman"/>
        </w:rPr>
        <w:t>MacPherson and Baumgardner (1988)</w:t>
      </w:r>
      <w:r w:rsidR="00854E9C" w:rsidRPr="00112EC2">
        <w:fldChar w:fldCharType="end"/>
      </w:r>
      <w:r w:rsidR="00104064" w:rsidRPr="00112EC2">
        <w:t xml:space="preserve"> </w:t>
      </w:r>
      <w:r w:rsidR="007F727D" w:rsidRPr="00112EC2">
        <w:t xml:space="preserve">conducted extensive wind tunnel tests of the King Air pylon assembly </w:t>
      </w:r>
      <w:r w:rsidR="00C33156" w:rsidRPr="00112EC2">
        <w:t xml:space="preserve">with chalk and oil, </w:t>
      </w:r>
      <w:r w:rsidR="00DC3F04" w:rsidRPr="00112EC2">
        <w:t xml:space="preserve">calculating </w:t>
      </w:r>
      <w:r w:rsidR="003E74B3" w:rsidRPr="00112EC2">
        <w:t>velocity ratios and side flow angles for multiple angles of attack</w:t>
      </w:r>
      <w:r w:rsidR="00857F1D" w:rsidRPr="00112EC2">
        <w:t xml:space="preserve"> at two sample locations (inboard and outboard)</w:t>
      </w:r>
      <w:r w:rsidR="003E74B3" w:rsidRPr="00112EC2">
        <w:t xml:space="preserve">. </w:t>
      </w:r>
      <w:r w:rsidR="00C0233C" w:rsidRPr="00112EC2">
        <w:fldChar w:fldCharType="begin"/>
      </w:r>
      <w:r w:rsidR="00A17026">
        <w:instrText xml:space="preserve"> ADDIN ZOTERO_ITEM CSL_CITATION {"citationID":"dCitdg5B","properties":{"formattedCitation":"(MacPherson and Baumgardner 1988)","plainCitation":"(MacPherson and Baumgardner 1988)","dontUpdate":true,"noteIndex":0},"citationItems":[{"id":318,"uris":["http://zotero.org/users/4712375/items/G39NZ9JT"],"uri":["http://zotero.org/users/4712375/items/G39NZ9JT"],"itemData":{"id":318,"type":"article-journal","abstract":"&lt;section class=\"abstract\"&gt;&lt;h2 class=\"abstractTitle text-title my-1\" id=\"d155145484e56\"&gt;Abstract&lt;/h2&gt;&lt;p&gt;Distortion of airflow around aircraft bodies can affect measurements made from these airborne platforms. In particular, particle sizes and concentrations can be in error, and ice crystals incorrectly classified as a result of flow field distortion. The magnitude of distortion has been evaluated for airflow around wingtip-mounted particle measuring probes on a Beechcraft King Air. The flow field in front of the probes was measured with a five-hole pressure probe during wind tunnel and airborne tests. Results from these tests show significant flow distortion and partially explain the preferred orientation of ice crystals which has been observed in previous measurements.&lt;/p&gt;&lt;/section&gt;","container-title":"Journal of Atmospheric and Oceanic Technology","DOI":"10.1175/1520-0426(1988)005&lt;0259:AAKAWM&gt;2.0.CO;2","ISSN":"0739-0572, 1520-0426","issue":"2","language":"EN","note":"publisher: American Meteorological Society\nsection: Journal of Atmospheric and Oceanic Technology","page":"259-273","source":"journals.ametsoc.org","title":"Airflow about King Air Wingtip-Mounted Cloud Particle Measurement Probes","volume":"5","author":[{"family":"MacPherson","given":"J. I."},{"family":"Baumgardner","given":"D."}],"issued":{"date-parts":[["1988",4,1]]}}}],"schema":"https://github.com/citation-style-language/schema/raw/master/csl-citation.json"} </w:instrText>
      </w:r>
      <w:r w:rsidR="00C0233C" w:rsidRPr="00112EC2">
        <w:fldChar w:fldCharType="separate"/>
      </w:r>
      <w:r w:rsidR="00C0233C" w:rsidRPr="00112EC2">
        <w:rPr>
          <w:rFonts w:cs="Times New Roman"/>
        </w:rPr>
        <w:t xml:space="preserve">MacPherson and Baumgardner </w:t>
      </w:r>
      <w:r w:rsidR="00854E9C" w:rsidRPr="00112EC2">
        <w:rPr>
          <w:rFonts w:cs="Times New Roman"/>
        </w:rPr>
        <w:t>(</w:t>
      </w:r>
      <w:r w:rsidR="00C0233C" w:rsidRPr="00112EC2">
        <w:rPr>
          <w:rFonts w:cs="Times New Roman"/>
        </w:rPr>
        <w:t>1988)</w:t>
      </w:r>
      <w:r w:rsidR="00C0233C" w:rsidRPr="00112EC2">
        <w:fldChar w:fldCharType="end"/>
      </w:r>
      <w:r w:rsidR="003E74B3" w:rsidRPr="00112EC2">
        <w:t xml:space="preserve"> </w:t>
      </w:r>
      <w:r w:rsidR="00C12BCF" w:rsidRPr="00112EC2">
        <w:t xml:space="preserve">were able to show a </w:t>
      </w:r>
      <w:r w:rsidR="00C12BCF" w:rsidRPr="00112EC2">
        <w:lastRenderedPageBreak/>
        <w:t>deceleration and turning of streamlines within 0.75 meters of the 2D-C sampling plane</w:t>
      </w:r>
      <w:r w:rsidR="00112208" w:rsidRPr="00112EC2">
        <w:t xml:space="preserve">, corresponding to droplet relaxation time of 60 micron diameter </w:t>
      </w:r>
      <w:r w:rsidR="008A35C9" w:rsidRPr="00112EC2">
        <w:t>particles</w:t>
      </w:r>
      <w:r w:rsidR="00112208" w:rsidRPr="00112EC2">
        <w:t xml:space="preserve">. </w:t>
      </w:r>
      <w:r w:rsidR="00C0233C" w:rsidRPr="00112EC2">
        <w:fldChar w:fldCharType="begin"/>
      </w:r>
      <w:r w:rsidR="00A17026">
        <w:instrText xml:space="preserve"> ADDIN ZOTERO_ITEM CSL_CITATION {"citationID":"OITmerOY","properties":{"formattedCitation":"(MacPherson and Baumgardner 1988)","plainCitation":"(MacPherson and Baumgardner 1988)","dontUpdate":true,"noteIndex":0},"citationItems":[{"id":318,"uris":["http://zotero.org/users/4712375/items/G39NZ9JT"],"uri":["http://zotero.org/users/4712375/items/G39NZ9JT"],"itemData":{"id":318,"type":"article-journal","abstract":"&lt;section class=\"abstract\"&gt;&lt;h2 class=\"abstractTitle text-title my-1\" id=\"d155145484e56\"&gt;Abstract&lt;/h2&gt;&lt;p&gt;Distortion of airflow around aircraft bodies can affect measurements made from these airborne platforms. In particular, particle sizes and concentrations can be in error, and ice crystals incorrectly classified as a result of flow field distortion. The magnitude of distortion has been evaluated for airflow around wingtip-mounted particle measuring probes on a Beechcraft King Air. The flow field in front of the probes was measured with a five-hole pressure probe during wind tunnel and airborne tests. Results from these tests show significant flow distortion and partially explain the preferred orientation of ice crystals which has been observed in previous measurements.&lt;/p&gt;&lt;/section&gt;","container-title":"Journal of Atmospheric and Oceanic Technology","DOI":"10.1175/1520-0426(1988)005&lt;0259:AAKAWM&gt;2.0.CO;2","ISSN":"0739-0572, 1520-0426","issue":"2","language":"EN","note":"publisher: American Meteorological Society\nsection: Journal of Atmospheric and Oceanic Technology","page":"259-273","source":"journals.ametsoc.org","title":"Airflow about King Air Wingtip-Mounted Cloud Particle Measurement Probes","volume":"5","author":[{"family":"MacPherson","given":"J. I."},{"family":"Baumgardner","given":"D."}],"issued":{"date-parts":[["1988",4,1]]}}}],"schema":"https://github.com/citation-style-language/schema/raw/master/csl-citation.json"} </w:instrText>
      </w:r>
      <w:r w:rsidR="00C0233C" w:rsidRPr="00112EC2">
        <w:fldChar w:fldCharType="separate"/>
      </w:r>
      <w:r w:rsidR="00C0233C" w:rsidRPr="00112EC2">
        <w:rPr>
          <w:rFonts w:cs="Times New Roman"/>
        </w:rPr>
        <w:t>MacPherson and Baumgardner (1988)</w:t>
      </w:r>
      <w:r w:rsidR="00C0233C" w:rsidRPr="00112EC2">
        <w:fldChar w:fldCharType="end"/>
      </w:r>
      <w:r w:rsidR="00C0233C" w:rsidRPr="00112EC2">
        <w:t xml:space="preserve"> </w:t>
      </w:r>
      <w:r w:rsidR="000C28BD" w:rsidRPr="00112EC2">
        <w:t xml:space="preserve">suggest that droplets smaller than this size would </w:t>
      </w:r>
      <w:r w:rsidR="004420A1" w:rsidRPr="00112EC2">
        <w:t>follow streamline trajectories</w:t>
      </w:r>
      <w:r w:rsidR="00557DA9" w:rsidRPr="00112EC2">
        <w:t xml:space="preserve">, but </w:t>
      </w:r>
      <w:r w:rsidR="00860CD1">
        <w:t>they</w:t>
      </w:r>
      <w:r w:rsidR="00557DA9" w:rsidRPr="00112EC2">
        <w:t xml:space="preserve"> do not calculate particle trajectories within their study. </w:t>
      </w:r>
    </w:p>
    <w:p w14:paraId="77FAC41C" w14:textId="27279B71" w:rsidR="00754144" w:rsidRDefault="00D93677" w:rsidP="00857F1D">
      <w:r>
        <w:tab/>
      </w:r>
      <w:r w:rsidR="00FC285C" w:rsidRPr="00112EC2">
        <w:fldChar w:fldCharType="begin"/>
      </w:r>
      <w:r w:rsidR="00A17026">
        <w:instrText xml:space="preserve"> ADDIN ZOTERO_ITEM CSL_CITATION {"citationID":"W5FBWAsM","properties":{"formattedCitation":"(Norment 1988)","plainCitation":"(Norment 1988)","dontUpdate":true,"noteIndex":0},"citationItems":[{"id":6,"uris":["http://zotero.org/users/4712375/items/WEMVZPZ3"],"uri":["http://zotero.org/users/4712375/items/WEMVZPZ3"],"itemData":{"id":6,"type":"article-journal","abstract":"&lt;section class=\"abstract\"&gt;&lt;h2 class=\"abstractTitle text-title my-1\" id=\"d1484e2\"&gt;Abstract&lt;/h2&gt;&lt;p&gt;Flow-induced distortions of water drop flux and speed are predicted by three-dimensional calculations. The instruments are studied in isolation and mounted under the wing of a DeHavilland Twin Otter airplane. Several free stream air speeds and angles of attack of 0° and 4° are studied for drop diameters ranging from 2 to 1000 μm.&lt;/p&gt;&lt;p&gt;For the PMS Optical Array Probe (OAP) in isolation and under the Twin Otter wing with the airplane at 0° angle of attack, distortions of practical consequence are not found. At 4° airplane angle of attack, 17% under-measurement of both flux and speed is predicted for cloud-size droplets.&lt;/p&gt;&lt;p&gt;The PMS Forward Scattering Spectrometer Probe (FSSP) presents greater flow obstruction than the OAP, and requires in addition that air and drops traverse the measurement tube. As expected, larger flow-induced effects are predicted under all circumstances than for the OAP. For the FSSP in isolation and mounted on the Twin Otter at 0° angle of attack, both speed and flux are predicted to be undermeasured by about 10% for cloud-size droplets. At 4° airplane angle of attack, 24% undermeasurement of both flux and speed is predicted for cloud-size droplets.&lt;/p&gt;&lt;p&gt;For the wing-mounted instruments we find that a large part of the flow-induced effects (approximately half) is caused by the instruments themselves. This shows that it is not always justified to assume that instrument-induced flow effects are insignificant compared with aircraft-induced effects.&lt;/p&gt;&lt;/section&gt;","container-title":"Journal of Atmospheric and Oceanic Technology","DOI":"10.1175/1520-0426(1988)005&lt;0743:TDTAOT&gt;2.0.CO;2","ISSN":"0739-0572, 1520-0426","issue":"6","language":"EN","page":"743-756","source":"journals.ametsoc.org","title":"Three-Dimensional Trajectory Analysis of Two Drop Sizing instruments: PMS* OAP and PMS* FSSP","title-short":"Three-Dimensional Trajectory Analysis of Two Drop Sizing instruments","volume":"5","author":[{"family":"Norment","given":"Hillyer G."}],"issued":{"date-parts":[["1988",12,1]]}}}],"schema":"https://github.com/citation-style-language/schema/raw/master/csl-citation.json"} </w:instrText>
      </w:r>
      <w:r w:rsidR="00FC285C" w:rsidRPr="00112EC2">
        <w:fldChar w:fldCharType="separate"/>
      </w:r>
      <w:r w:rsidR="00FC285C" w:rsidRPr="00112EC2">
        <w:rPr>
          <w:rFonts w:cs="Times New Roman"/>
        </w:rPr>
        <w:t xml:space="preserve">Norment </w:t>
      </w:r>
      <w:r w:rsidR="00C0233C" w:rsidRPr="00112EC2">
        <w:rPr>
          <w:rFonts w:cs="Times New Roman"/>
        </w:rPr>
        <w:t>(</w:t>
      </w:r>
      <w:r w:rsidR="00FC285C" w:rsidRPr="00112EC2">
        <w:rPr>
          <w:rFonts w:cs="Times New Roman"/>
        </w:rPr>
        <w:t>1988)</w:t>
      </w:r>
      <w:r w:rsidR="00FC285C" w:rsidRPr="00112EC2">
        <w:fldChar w:fldCharType="end"/>
      </w:r>
      <w:r w:rsidR="007C7BBA" w:rsidRPr="00112EC2">
        <w:t xml:space="preserve"> also studied the air flow effects on </w:t>
      </w:r>
      <w:r w:rsidR="00860CD1">
        <w:t xml:space="preserve">a </w:t>
      </w:r>
      <w:r w:rsidR="007C7BBA" w:rsidRPr="00112EC2">
        <w:t xml:space="preserve">PMS 2D-C and </w:t>
      </w:r>
      <w:r w:rsidR="00860CD1">
        <w:t xml:space="preserve">a </w:t>
      </w:r>
      <w:r w:rsidR="007C7BBA" w:rsidRPr="00112EC2">
        <w:t xml:space="preserve">PMS Forward Scattering Spectrometer Probe (FSSP) on board the NASA Lewis Research Center DHC6 Twin Otter aircraft. Similar to </w:t>
      </w:r>
      <w:r w:rsidR="000D66FC" w:rsidRPr="00112EC2">
        <w:fldChar w:fldCharType="begin"/>
      </w:r>
      <w:r w:rsidR="00A17026">
        <w:instrText xml:space="preserve"> ADDIN ZOTERO_ITEM CSL_CITATION {"citationID":"RP4oFEur","properties":{"formattedCitation":"(Drummond and MacPherson 1985)","plainCitation":"(Drummond and MacPherson 1985)","dontUpdate":true,"noteIndex":0},"citationItems":[{"id":7,"uris":["http://zotero.org/users/4712375/items/6TMZAZ5X"],"uri":["http://zotero.org/users/4712375/items/6TMZAZ5X"],"itemData":{"id":7,"type":"article-journal","abstract":"&lt;section class=\"abstract\"&gt;&lt;h2 class=\"abstractTitle text-title my-1\" id=\"d312e2\"&gt;Abstract&lt;/h2&gt;&lt;p&gt;A theoretical model for the local flow velocity ahead of the wing quarter-chord point on the National Aeronautical Establishment Twin Otter has been developed and experimentally verified by flight measurements using a pitot-static equipped Particle Measuring Systems (PMS) canister. This flow velocity model was used to calculate drop trajectories and the resulting airflow effects on drop images and concentrations. Results indicate that drop images and concentrations measured by the Twin Otter are distorted in the worst case by no more than 25% for an unusually high aircraft lift coefficient (&lt;em&gt;C&lt;sub&gt;L&lt;/sub&gt;&lt;/em&gt;) of 0.79, and by only a few percent for lower values of &lt;em&gt;C&lt;sub&gt;L&lt;/sub&gt;&lt;/em&gt; typical of normal flight. A method to correct water drop images and concentrations is described and results for a PMS probe mounted at one underwing station are presented.&lt;/p&gt;&lt;/section&gt;","container-title":"Journal of Atmospheric and Oceanic Technology","DOI":"10.1175/1520-0426(1985)002&lt;0633:AFEOCD&gt;2.0.CO;2","ISSN":"0739-0572, 1520-0426","issue":"4","language":"EN","page":"633-643","source":"journals.ametsoc.org","title":"Aircraft Flow Effects on Cloud Drop Images and Concentrations Measured by the NAE Twin Otter","volume":"2","author":[{"family":"Drummond","given":"A. M."},{"family":"MacPherson","given":"J. I."}],"issued":{"date-parts":[["1985",12,1]]}}}],"schema":"https://github.com/citation-style-language/schema/raw/master/csl-citation.json"} </w:instrText>
      </w:r>
      <w:r w:rsidR="000D66FC" w:rsidRPr="00112EC2">
        <w:fldChar w:fldCharType="separate"/>
      </w:r>
      <w:r w:rsidR="000D66FC" w:rsidRPr="00112EC2">
        <w:rPr>
          <w:rFonts w:cs="Times New Roman"/>
        </w:rPr>
        <w:t xml:space="preserve">Drummond and MacPherson </w:t>
      </w:r>
      <w:r w:rsidR="00FC285C" w:rsidRPr="00112EC2">
        <w:rPr>
          <w:rFonts w:cs="Times New Roman"/>
        </w:rPr>
        <w:t>(</w:t>
      </w:r>
      <w:r w:rsidR="000D66FC" w:rsidRPr="00112EC2">
        <w:rPr>
          <w:rFonts w:cs="Times New Roman"/>
        </w:rPr>
        <w:t>1985)</w:t>
      </w:r>
      <w:r w:rsidR="000D66FC" w:rsidRPr="00112EC2">
        <w:fldChar w:fldCharType="end"/>
      </w:r>
      <w:r w:rsidR="007C7BBA" w:rsidRPr="00112EC2">
        <w:t xml:space="preserve">, the PMS instruments used within the </w:t>
      </w:r>
      <w:r w:rsidR="002E6844" w:rsidRPr="00112EC2">
        <w:fldChar w:fldCharType="begin"/>
      </w:r>
      <w:r w:rsidR="00A17026">
        <w:instrText xml:space="preserve"> ADDIN ZOTERO_ITEM CSL_CITATION {"citationID":"Ys2jC39z","properties":{"formattedCitation":"(Norment 1988)","plainCitation":"(Norment 1988)","dontUpdate":true,"noteIndex":0},"citationItems":[{"id":6,"uris":["http://zotero.org/users/4712375/items/WEMVZPZ3"],"uri":["http://zotero.org/users/4712375/items/WEMVZPZ3"],"itemData":{"id":6,"type":"article-journal","abstract":"&lt;section class=\"abstract\"&gt;&lt;h2 class=\"abstractTitle text-title my-1\" id=\"d1484e2\"&gt;Abstract&lt;/h2&gt;&lt;p&gt;Flow-induced distortions of water drop flux and speed are predicted by three-dimensional calculations. The instruments are studied in isolation and mounted under the wing of a DeHavilland Twin Otter airplane. Several free stream air speeds and angles of attack of 0° and 4° are studied for drop diameters ranging from 2 to 1000 μm.&lt;/p&gt;&lt;p&gt;For the PMS Optical Array Probe (OAP) in isolation and under the Twin Otter wing with the airplane at 0° angle of attack, distortions of practical consequence are not found. At 4° airplane angle of attack, 17% under-measurement of both flux and speed is predicted for cloud-size droplets.&lt;/p&gt;&lt;p&gt;The PMS Forward Scattering Spectrometer Probe (FSSP) presents greater flow obstruction than the OAP, and requires in addition that air and drops traverse the measurement tube. As expected, larger flow-induced effects are predicted under all circumstances than for the OAP. For the FSSP in isolation and mounted on the Twin Otter at 0° angle of attack, both speed and flux are predicted to be undermeasured by about 10% for cloud-size droplets. At 4° airplane angle of attack, 24% undermeasurement of both flux and speed is predicted for cloud-size droplets.&lt;/p&gt;&lt;p&gt;For the wing-mounted instruments we find that a large part of the flow-induced effects (approximately half) is caused by the instruments themselves. This shows that it is not always justified to assume that instrument-induced flow effects are insignificant compared with aircraft-induced effects.&lt;/p&gt;&lt;/section&gt;","container-title":"Journal of Atmospheric and Oceanic Technology","DOI":"10.1175/1520-0426(1988)005&lt;0743:TDTAOT&gt;2.0.CO;2","ISSN":"0739-0572, 1520-0426","issue":"6","language":"EN","page":"743-756","source":"journals.ametsoc.org","title":"Three-Dimensional Trajectory Analysis of Two Drop Sizing instruments: PMS* OAP and PMS* FSSP","title-short":"Three-Dimensional Trajectory Analysis of Two Drop Sizing instruments","volume":"5","author":[{"family":"Norment","given":"Hillyer G."}],"issued":{"date-parts":[["1988",12,1]]}}}],"schema":"https://github.com/citation-style-language/schema/raw/master/csl-citation.json"} </w:instrText>
      </w:r>
      <w:r w:rsidR="002E6844" w:rsidRPr="00112EC2">
        <w:fldChar w:fldCharType="separate"/>
      </w:r>
      <w:r w:rsidR="002E6844" w:rsidRPr="00112EC2">
        <w:rPr>
          <w:rFonts w:cs="Times New Roman"/>
        </w:rPr>
        <w:t xml:space="preserve">Norment </w:t>
      </w:r>
      <w:r w:rsidR="000D66FC" w:rsidRPr="00112EC2">
        <w:rPr>
          <w:rFonts w:cs="Times New Roman"/>
        </w:rPr>
        <w:t>(</w:t>
      </w:r>
      <w:r w:rsidR="002E6844" w:rsidRPr="00112EC2">
        <w:rPr>
          <w:rFonts w:cs="Times New Roman"/>
        </w:rPr>
        <w:t>1988)</w:t>
      </w:r>
      <w:r w:rsidR="002E6844" w:rsidRPr="00112EC2">
        <w:fldChar w:fldCharType="end"/>
      </w:r>
      <w:r w:rsidR="007C7BBA" w:rsidRPr="00112EC2">
        <w:t xml:space="preserve"> study were mounted behind the leading edge of the aircraft wing</w:t>
      </w:r>
      <w:r w:rsidR="00860CD1">
        <w:t>.</w:t>
      </w:r>
      <w:r w:rsidR="002E6844" w:rsidRPr="00112EC2">
        <w:t xml:space="preserve"> </w:t>
      </w:r>
      <w:r w:rsidR="002E6844" w:rsidRPr="00112EC2">
        <w:fldChar w:fldCharType="begin"/>
      </w:r>
      <w:r w:rsidR="00A17026">
        <w:instrText xml:space="preserve"> ADDIN ZOTERO_ITEM CSL_CITATION {"citationID":"ZohPT6ol","properties":{"formattedCitation":"(Norment 1988)","plainCitation":"(Norment 1988)","dontUpdate":true,"noteIndex":0},"citationItems":[{"id":6,"uris":["http://zotero.org/users/4712375/items/WEMVZPZ3"],"uri":["http://zotero.org/users/4712375/items/WEMVZPZ3"],"itemData":{"id":6,"type":"article-journal","abstract":"&lt;section class=\"abstract\"&gt;&lt;h2 class=\"abstractTitle text-title my-1\" id=\"d1484e2\"&gt;Abstract&lt;/h2&gt;&lt;p&gt;Flow-induced distortions of water drop flux and speed are predicted by three-dimensional calculations. The instruments are studied in isolation and mounted under the wing of a DeHavilland Twin Otter airplane. Several free stream air speeds and angles of attack of 0° and 4° are studied for drop diameters ranging from 2 to 1000 μm.&lt;/p&gt;&lt;p&gt;For the PMS Optical Array Probe (OAP) in isolation and under the Twin Otter wing with the airplane at 0° angle of attack, distortions of practical consequence are not found. At 4° airplane angle of attack, 17% under-measurement of both flux and speed is predicted for cloud-size droplets.&lt;/p&gt;&lt;p&gt;The PMS Forward Scattering Spectrometer Probe (FSSP) presents greater flow obstruction than the OAP, and requires in addition that air and drops traverse the measurement tube. As expected, larger flow-induced effects are predicted under all circumstances than for the OAP. For the FSSP in isolation and mounted on the Twin Otter at 0° angle of attack, both speed and flux are predicted to be undermeasured by about 10% for cloud-size droplets. At 4° airplane angle of attack, 24% undermeasurement of both flux and speed is predicted for cloud-size droplets.&lt;/p&gt;&lt;p&gt;For the wing-mounted instruments we find that a large part of the flow-induced effects (approximately half) is caused by the instruments themselves. This shows that it is not always justified to assume that instrument-induced flow effects are insignificant compared with aircraft-induced effects.&lt;/p&gt;&lt;/section&gt;","container-title":"Journal of Atmospheric and Oceanic Technology","DOI":"10.1175/1520-0426(1988)005&lt;0743:TDTAOT&gt;2.0.CO;2","ISSN":"0739-0572, 1520-0426","issue":"6","language":"EN","page":"743-756","source":"journals.ametsoc.org","title":"Three-Dimensional Trajectory Analysis of Two Drop Sizing instruments: PMS* OAP and PMS* FSSP","title-short":"Three-Dimensional Trajectory Analysis of Two Drop Sizing instruments","volume":"5","author":[{"family":"Norment","given":"Hillyer G."}],"issued":{"date-parts":[["1988",12,1]]}}}],"schema":"https://github.com/citation-style-language/schema/raw/master/csl-citation.json"} </w:instrText>
      </w:r>
      <w:r w:rsidR="002E6844" w:rsidRPr="00112EC2">
        <w:fldChar w:fldCharType="separate"/>
      </w:r>
      <w:r w:rsidR="002E6844" w:rsidRPr="00112EC2">
        <w:rPr>
          <w:rFonts w:cs="Times New Roman"/>
        </w:rPr>
        <w:t>Norment (1988)</w:t>
      </w:r>
      <w:r w:rsidR="002E6844" w:rsidRPr="00112EC2">
        <w:fldChar w:fldCharType="end"/>
      </w:r>
      <w:r w:rsidR="007C7BBA" w:rsidRPr="00112EC2">
        <w:t xml:space="preserve"> modeled the potential flow around the Twin Otter wing, PMS canister and specific instruments for two aircraft true air speeds (49 and 128 m/s) and two angles of attack (0 and 4 degrees). While the study found that for wing-mounted instruments results are insensitive to freestream air speed, </w:t>
      </w:r>
      <w:r w:rsidR="00307ABD" w:rsidRPr="00112EC2">
        <w:fldChar w:fldCharType="begin"/>
      </w:r>
      <w:r w:rsidR="00A17026">
        <w:instrText xml:space="preserve"> ADDIN ZOTERO_ITEM CSL_CITATION {"citationID":"yPp5d2wQ","properties":{"formattedCitation":"(Norment 1988)","plainCitation":"(Norment 1988)","dontUpdate":true,"noteIndex":0},"citationItems":[{"id":6,"uris":["http://zotero.org/users/4712375/items/WEMVZPZ3"],"uri":["http://zotero.org/users/4712375/items/WEMVZPZ3"],"itemData":{"id":6,"type":"article-journal","abstract":"&lt;section class=\"abstract\"&gt;&lt;h2 class=\"abstractTitle text-title my-1\" id=\"d1484e2\"&gt;Abstract&lt;/h2&gt;&lt;p&gt;Flow-induced distortions of water drop flux and speed are predicted by three-dimensional calculations. The instruments are studied in isolation and mounted under the wing of a DeHavilland Twin Otter airplane. Several free stream air speeds and angles of attack of 0° and 4° are studied for drop diameters ranging from 2 to 1000 μm.&lt;/p&gt;&lt;p&gt;For the PMS Optical Array Probe (OAP) in isolation and under the Twin Otter wing with the airplane at 0° angle of attack, distortions of practical consequence are not found. At 4° airplane angle of attack, 17% under-measurement of both flux and speed is predicted for cloud-size droplets.&lt;/p&gt;&lt;p&gt;The PMS Forward Scattering Spectrometer Probe (FSSP) presents greater flow obstruction than the OAP, and requires in addition that air and drops traverse the measurement tube. As expected, larger flow-induced effects are predicted under all circumstances than for the OAP. For the FSSP in isolation and mounted on the Twin Otter at 0° angle of attack, both speed and flux are predicted to be undermeasured by about 10% for cloud-size droplets. At 4° airplane angle of attack, 24% undermeasurement of both flux and speed is predicted for cloud-size droplets.&lt;/p&gt;&lt;p&gt;For the wing-mounted instruments we find that a large part of the flow-induced effects (approximately half) is caused by the instruments themselves. This shows that it is not always justified to assume that instrument-induced flow effects are insignificant compared with aircraft-induced effects.&lt;/p&gt;&lt;/section&gt;","container-title":"Journal of Atmospheric and Oceanic Technology","DOI":"10.1175/1520-0426(1988)005&lt;0743:TDTAOT&gt;2.0.CO;2","ISSN":"0739-0572, 1520-0426","issue":"6","language":"EN","page":"743-756","source":"journals.ametsoc.org","title":"Three-Dimensional Trajectory Analysis of Two Drop Sizing instruments: PMS* OAP and PMS* FSSP","title-short":"Three-Dimensional Trajectory Analysis of Two Drop Sizing instruments","volume":"5","author":[{"family":"Norment","given":"Hillyer G."}],"issued":{"date-parts":[["1988",12,1]]}}}],"schema":"https://github.com/citation-style-language/schema/raw/master/csl-citation.json"} </w:instrText>
      </w:r>
      <w:r w:rsidR="00307ABD" w:rsidRPr="00112EC2">
        <w:fldChar w:fldCharType="separate"/>
      </w:r>
      <w:r w:rsidR="00307ABD" w:rsidRPr="00112EC2">
        <w:rPr>
          <w:rFonts w:cs="Times New Roman"/>
        </w:rPr>
        <w:t xml:space="preserve">Norment </w:t>
      </w:r>
      <w:r w:rsidR="002E6844" w:rsidRPr="00112EC2">
        <w:rPr>
          <w:rFonts w:cs="Times New Roman"/>
        </w:rPr>
        <w:t>(</w:t>
      </w:r>
      <w:r w:rsidR="00307ABD" w:rsidRPr="00112EC2">
        <w:rPr>
          <w:rFonts w:cs="Times New Roman"/>
        </w:rPr>
        <w:t>1988)</w:t>
      </w:r>
      <w:r w:rsidR="00307ABD" w:rsidRPr="00112EC2">
        <w:fldChar w:fldCharType="end"/>
      </w:r>
      <w:r w:rsidR="007C7BBA" w:rsidRPr="00112EC2">
        <w:t xml:space="preserve"> found that the PMS FSSP under-sampled cloud droplets (5-50 microns diameter) </w:t>
      </w:r>
      <w:r w:rsidR="00860CD1">
        <w:t>by</w:t>
      </w:r>
      <w:r w:rsidR="00860CD1" w:rsidRPr="00112EC2">
        <w:t xml:space="preserve"> </w:t>
      </w:r>
      <w:r w:rsidR="007C7BBA" w:rsidRPr="00112EC2">
        <w:t>10-13% at 0 degrees angle of attack, and 18-24% at 4 degrees angle of attack.</w:t>
      </w:r>
      <w:r w:rsidR="007C7BBA">
        <w:t xml:space="preserve"> </w:t>
      </w:r>
    </w:p>
    <w:p w14:paraId="2C120172" w14:textId="79BADF65" w:rsidR="005A13A6" w:rsidRDefault="007C7BBA" w:rsidP="007C7BBA">
      <w:r>
        <w:tab/>
        <w:t>While these efforts have attempted to create guidelines for instrumentation placement or correction to data from instruments known to be poorly located, instruments are still integrated into research aircraft today on an ad hoc basis to suit structural integrity. Recently, there has been a renewed effort to re-evaluate the air flow and trajectory analysis for individual aircraft and pylon assemblies.</w:t>
      </w:r>
      <w:r w:rsidR="008A66DF">
        <w:t xml:space="preserve"> </w:t>
      </w:r>
      <w:r w:rsidR="00A17026">
        <w:rPr>
          <w:highlight w:val="yellow"/>
        </w:rPr>
        <w:fldChar w:fldCharType="begin"/>
      </w:r>
      <w:r w:rsidR="007C3C7D">
        <w:rPr>
          <w:highlight w:val="yellow"/>
        </w:rPr>
        <w:instrText xml:space="preserve"> ADDIN ZOTERO_ITEM CSL_CITATION {"citationID":"MZKK9cli","properties":{"formattedCitation":"(O\\uc0\\u8217{}brien)","plainCitation":"(O’brien)","dontUpdate":true,"noteIndex":0},"citationItems":[{"id":328,"uris":["http://zotero.org/users/4712375/items/V3ZDUUY4"],"uri":["http://zotero.org/users/4712375/items/V3ZDUUY4"],"itemData":{"id":328,"type":"article-journal","language":"en","page":"108","source":"Zotero","title":"Sensitivity Of Two-Dimensional Stereo (2DS) Probe Derived Parameters To Particle Orientation","author":[{"family":"O'brien","given":"Joseph Robert"}]}}],"schema":"https://github.com/citation-style-language/schema/raw/master/csl-citation.json"} </w:instrText>
      </w:r>
      <w:r w:rsidR="00A17026">
        <w:rPr>
          <w:highlight w:val="yellow"/>
        </w:rPr>
        <w:fldChar w:fldCharType="separate"/>
      </w:r>
      <w:r w:rsidR="00A17026" w:rsidRPr="00A17026">
        <w:rPr>
          <w:rFonts w:cs="Times New Roman"/>
          <w:szCs w:val="24"/>
        </w:rPr>
        <w:t>O’Brien</w:t>
      </w:r>
      <w:r w:rsidR="00A17026">
        <w:rPr>
          <w:rFonts w:cs="Times New Roman"/>
          <w:szCs w:val="24"/>
        </w:rPr>
        <w:t xml:space="preserve"> (2016</w:t>
      </w:r>
      <w:r w:rsidR="00A17026" w:rsidRPr="00A17026">
        <w:rPr>
          <w:rFonts w:cs="Times New Roman"/>
          <w:szCs w:val="24"/>
        </w:rPr>
        <w:t>)</w:t>
      </w:r>
      <w:r w:rsidR="00A17026">
        <w:rPr>
          <w:highlight w:val="yellow"/>
        </w:rPr>
        <w:fldChar w:fldCharType="end"/>
      </w:r>
      <w:r w:rsidR="008A66DF">
        <w:t xml:space="preserve"> observed the preferred, vertical orientation of ice crystals within the sample volume of the Stratton Park Engineering Company (SPEC, Inc) Two-Dimensional Stereo Probe (2D-S) OAP on board the University of North Dakota Citation II Research Aircraft, suggesting an induced electric field on the aircraft (along with airflow deceleration) was responsible for the particle orientations. </w:t>
      </w:r>
      <w:r w:rsidRPr="00DD158D">
        <w:t xml:space="preserve">Following discussions about their </w:t>
      </w:r>
      <w:r w:rsidRPr="00DD158D">
        <w:lastRenderedPageBreak/>
        <w:t xml:space="preserve">unique under-wing (and behind the leading edge) pylons </w:t>
      </w:r>
      <w:r w:rsidR="00860CD1" w:rsidRPr="00860CD1">
        <w:t xml:space="preserve">on the Facility for Airborne Atmospheric Measurement’s (FAAM) BAe-146-301 aircraft </w:t>
      </w:r>
      <w:r w:rsidR="00860CD1">
        <w:t>flown</w:t>
      </w:r>
      <w:r w:rsidRPr="00DD158D">
        <w:t xml:space="preserve"> during ORACLES-2017, </w:t>
      </w:r>
      <w:r w:rsidR="0028002F" w:rsidRPr="00DD158D">
        <w:fldChar w:fldCharType="begin"/>
      </w:r>
      <w:r w:rsidR="00A17026">
        <w:instrText xml:space="preserve"> ADDIN ZOTERO_ITEM CSL_CITATION {"citationID":"46evHLnL","properties":{"formattedCitation":"(Bennett et al. 2019)","plainCitation":"(Bennett et al. 2019)","dontUpdate":true,"noteIndex":0},"citationItems":[{"id":26,"uris":["http://zotero.org/users/4712375/items/UHC7EK5Q"],"uri":["http://zotero.org/users/4712375/items/UHC7EK5Q"],"itemData":{"id":26,"type":"article-journal","abstract":"A computational fluid dynamics (CFD) investigation was aimed at accurately predicting the air flow characteristics in the vicinity of underwing-mounted instruments on the Facility for Airborne Atmospheric Measurement’s (FAAM) BAe-146-301. Perturbation of the free stream airflow as it passes through the region of detection of the underwing instruments may lead to additional uncertainties in the measurement of clouds and cloud particles. The CFD model was validated with flight data from an Aircraft-Integrated Meteorological Measurement System (AIMMS-20) in a wing-mounted instrument canister. Flow predictions showed a consistent slowing from the true air speed of the aircraft in the longitudinal direction and the introduction of horizontal and vertical flows up to 10% of the air speed. The potential impact of these flow perturbations on sizing of particles with cloud imaging probes was modeled. Sizing errors were dependent on the methodology used and the shape of the particle; those due to transverse flows remained very small but mis-sizing due to unaccounted longitudinal flow perturbations were potentially more serious. DOI: 10.1061/(ASCE)AS.1943-5525.0001044. © 2019 American Society of Civil Engineers.","container-title":"Journal of Aerospace Engineering","DOI":"10.1061/(ASCE)AS.1943-5525.0001044","ISSN":"0893-1321, 1943-5525","issue":"4","journalAbbreviation":"J. Aerosp. Eng.","language":"en","page":"04019047","source":"DOI.org (Crossref)","title":"Characterizing Instrumentation Canister Aerodynamics of FAAM BAe-146-301 Atmospheric Research Aircraft","volume":"32","author":[{"family":"Bennett","given":"C. J."},{"family":"Nott","given":"G. J."},{"family":"Wellpott","given":"A."},{"family":"Lawson","given":"N."},{"family":"Delise","given":"M."},{"family":"Woodcock","given":"B."},{"family":"Gratton","given":"G. B."}],"issued":{"date-parts":[["2019",7]]}}}],"schema":"https://github.com/citation-style-language/schema/raw/master/csl-citation.json"} </w:instrText>
      </w:r>
      <w:r w:rsidR="0028002F" w:rsidRPr="00DD158D">
        <w:fldChar w:fldCharType="separate"/>
      </w:r>
      <w:r w:rsidR="0028002F" w:rsidRPr="00DD158D">
        <w:rPr>
          <w:rFonts w:cs="Times New Roman"/>
        </w:rPr>
        <w:t>Bennett et al. (2019)</w:t>
      </w:r>
      <w:r w:rsidR="0028002F" w:rsidRPr="00DD158D">
        <w:fldChar w:fldCharType="end"/>
      </w:r>
      <w:r w:rsidR="0028002F" w:rsidRPr="00DD158D">
        <w:t xml:space="preserve"> </w:t>
      </w:r>
      <w:r w:rsidRPr="00DD158D">
        <w:t>p</w:t>
      </w:r>
      <w:r w:rsidR="00860CD1">
        <w:t>er</w:t>
      </w:r>
      <w:r w:rsidRPr="00DD158D">
        <w:t xml:space="preserve">formed a CFD investigation to understand the aerodynamics around their pylon assembly. Using ANSYS Fluent (version 16), </w:t>
      </w:r>
      <w:r w:rsidR="00461114" w:rsidRPr="00DD158D">
        <w:fldChar w:fldCharType="begin"/>
      </w:r>
      <w:r w:rsidR="00A17026">
        <w:instrText xml:space="preserve"> ADDIN ZOTERO_ITEM CSL_CITATION {"citationID":"2Q7f4z86","properties":{"formattedCitation":"(Bennett et al. 2019)","plainCitation":"(Bennett et al. 2019)","dontUpdate":true,"noteIndex":0},"citationItems":[{"id":26,"uris":["http://zotero.org/users/4712375/items/UHC7EK5Q"],"uri":["http://zotero.org/users/4712375/items/UHC7EK5Q"],"itemData":{"id":26,"type":"article-journal","abstract":"A computational fluid dynamics (CFD) investigation was aimed at accurately predicting the air flow characteristics in the vicinity of underwing-mounted instruments on the Facility for Airborne Atmospheric Measurement’s (FAAM) BAe-146-301. Perturbation of the free stream airflow as it passes through the region of detection of the underwing instruments may lead to additional uncertainties in the measurement of clouds and cloud particles. The CFD model was validated with flight data from an Aircraft-Integrated Meteorological Measurement System (AIMMS-20) in a wing-mounted instrument canister. Flow predictions showed a consistent slowing from the true air speed of the aircraft in the longitudinal direction and the introduction of horizontal and vertical flows up to 10% of the air speed. The potential impact of these flow perturbations on sizing of particles with cloud imaging probes was modeled. Sizing errors were dependent on the methodology used and the shape of the particle; those due to transverse flows remained very small but mis-sizing due to unaccounted longitudinal flow perturbations were potentially more serious. DOI: 10.1061/(ASCE)AS.1943-5525.0001044. © 2019 American Society of Civil Engineers.","container-title":"Journal of Aerospace Engineering","DOI":"10.1061/(ASCE)AS.1943-5525.0001044","ISSN":"0893-1321, 1943-5525","issue":"4","journalAbbreviation":"J. Aerosp. Eng.","language":"en","page":"04019047","source":"DOI.org (Crossref)","title":"Characterizing Instrumentation Canister Aerodynamics of FAAM BAe-146-301 Atmospheric Research Aircraft","volume":"32","author":[{"family":"Bennett","given":"C. J."},{"family":"Nott","given":"G. J."},{"family":"Wellpott","given":"A."},{"family":"Lawson","given":"N."},{"family":"Delise","given":"M."},{"family":"Woodcock","given":"B."},{"family":"Gratton","given":"G. B."}],"issued":{"date-parts":[["2019",7]]}}}],"schema":"https://github.com/citation-style-language/schema/raw/master/csl-citation.json"} </w:instrText>
      </w:r>
      <w:r w:rsidR="00461114" w:rsidRPr="00DD158D">
        <w:fldChar w:fldCharType="separate"/>
      </w:r>
      <w:r w:rsidR="00461114" w:rsidRPr="00DD158D">
        <w:rPr>
          <w:rFonts w:cs="Times New Roman"/>
        </w:rPr>
        <w:t xml:space="preserve">Bennett et al. </w:t>
      </w:r>
      <w:r w:rsidR="0028002F" w:rsidRPr="00DD158D">
        <w:rPr>
          <w:rFonts w:cs="Times New Roman"/>
        </w:rPr>
        <w:t>(</w:t>
      </w:r>
      <w:r w:rsidR="00461114" w:rsidRPr="00DD158D">
        <w:rPr>
          <w:rFonts w:cs="Times New Roman"/>
        </w:rPr>
        <w:t>2019)</w:t>
      </w:r>
      <w:r w:rsidR="00461114" w:rsidRPr="00DD158D">
        <w:fldChar w:fldCharType="end"/>
      </w:r>
      <w:r w:rsidRPr="00DD158D">
        <w:t xml:space="preserve"> w</w:t>
      </w:r>
      <w:r w:rsidR="00860CD1">
        <w:t>ere</w:t>
      </w:r>
      <w:r w:rsidRPr="00DD158D">
        <w:t xml:space="preserve"> able to produce solutions for compressible flows via an implicit, steady-state, density-based solver that was independently verified with observations from the Droplet Measurement Technologies (DMT) Aircraft-Integrated Meteorological Measurement System (AIMMS). While </w:t>
      </w:r>
      <w:r w:rsidR="00461114" w:rsidRPr="00DD158D">
        <w:fldChar w:fldCharType="begin"/>
      </w:r>
      <w:r w:rsidR="00A17026">
        <w:instrText xml:space="preserve"> ADDIN ZOTERO_ITEM CSL_CITATION {"citationID":"UGqQmsDS","properties":{"formattedCitation":"(Bennett et al. 2019)","plainCitation":"(Bennett et al. 2019)","dontUpdate":true,"noteIndex":0},"citationItems":[{"id":26,"uris":["http://zotero.org/users/4712375/items/UHC7EK5Q"],"uri":["http://zotero.org/users/4712375/items/UHC7EK5Q"],"itemData":{"id":26,"type":"article-journal","abstract":"A computational fluid dynamics (CFD) investigation was aimed at accurately predicting the air flow characteristics in the vicinity of underwing-mounted instruments on the Facility for Airborne Atmospheric Measurement’s (FAAM) BAe-146-301. Perturbation of the free stream airflow as it passes through the region of detection of the underwing instruments may lead to additional uncertainties in the measurement of clouds and cloud particles. The CFD model was validated with flight data from an Aircraft-Integrated Meteorological Measurement System (AIMMS-20) in a wing-mounted instrument canister. Flow predictions showed a consistent slowing from the true air speed of the aircraft in the longitudinal direction and the introduction of horizontal and vertical flows up to 10% of the air speed. The potential impact of these flow perturbations on sizing of particles with cloud imaging probes was modeled. Sizing errors were dependent on the methodology used and the shape of the particle; those due to transverse flows remained very small but mis-sizing due to unaccounted longitudinal flow perturbations were potentially more serious. DOI: 10.1061/(ASCE)AS.1943-5525.0001044. © 2019 American Society of Civil Engineers.","container-title":"Journal of Aerospace Engineering","DOI":"10.1061/(ASCE)AS.1943-5525.0001044","ISSN":"0893-1321, 1943-5525","issue":"4","journalAbbreviation":"J. Aerosp. Eng.","language":"en","page":"04019047","source":"DOI.org (Crossref)","title":"Characterizing Instrumentation Canister Aerodynamics of FAAM BAe-146-301 Atmospheric Research Aircraft","volume":"32","author":[{"family":"Bennett","given":"C. J."},{"family":"Nott","given":"G. J."},{"family":"Wellpott","given":"A."},{"family":"Lawson","given":"N."},{"family":"Delise","given":"M."},{"family":"Woodcock","given":"B."},{"family":"Gratton","given":"G. B."}],"issued":{"date-parts":[["2019",7]]}}}],"schema":"https://github.com/citation-style-language/schema/raw/master/csl-citation.json"} </w:instrText>
      </w:r>
      <w:r w:rsidR="00461114" w:rsidRPr="00DD158D">
        <w:fldChar w:fldCharType="separate"/>
      </w:r>
      <w:r w:rsidR="00461114" w:rsidRPr="00DD158D">
        <w:rPr>
          <w:rFonts w:cs="Times New Roman"/>
        </w:rPr>
        <w:t>Bennett et al. (2019)</w:t>
      </w:r>
      <w:r w:rsidR="00461114" w:rsidRPr="00DD158D">
        <w:fldChar w:fldCharType="end"/>
      </w:r>
      <w:r w:rsidRPr="00DD158D">
        <w:t xml:space="preserve"> only considered the effect of longitudinal and lateral velocity components on the sizing of hydrometeors within the DMT Cloud Imaging Probe (CIP-100), it nevertheless shows the ability of the current state of CFD to accurately produce the aerodynamics around aircraft instrumentation. </w:t>
      </w:r>
      <w:r w:rsidR="00032ADE" w:rsidRPr="00DD158D">
        <w:fldChar w:fldCharType="begin"/>
      </w:r>
      <w:r w:rsidR="00A17026">
        <w:instrText xml:space="preserve"> ADDIN ZOTERO_ITEM CSL_CITATION {"citationID":"98fmaWbJ","properties":{"formattedCitation":"(Spanu et al. 2020)","plainCitation":"(Spanu et al. 2020)","dontUpdate":true,"noteIndex":0},"citationItems":[{"id":37,"uris":["http://zotero.org/users/4712375/items/DTGG677Y"],"uri":["http://zotero.org/users/4712375/items/DTGG677Y"],"itemData":{"id":37,"type":"article-journal","abstract":"&lt;p&gt;&lt;strong&gt;Abstract.&lt;/strong&gt; Aerosols and clouds affect atmospheric radiative processes and climate in many complex ways and still pose the largest uncertainty in current estimates of the Earth's changing energy budget.&lt;/p&gt; &lt;p&gt;Airborne in situ sensors such as the Cloud, Aerosol, and Precipitation Spectrometer (CAPS) or other optical spectrometers and optical array probes provide detailed information about the horizontal and vertical distribution of aerosol and cloud properties. However, flow distortions occurring at the location where these instruments are mounted on the outside of an aircraft may directly produce artifacts in detected particle number concentration and also cause droplet deformation and/or breakup during the measurement process.&lt;/p&gt; &lt;p&gt;Several studies have investigated flow-induced errors assuming that air is incompressible. However, for fast-flying aircraft, the impact of air compressibility is no longer negligible. In this study, we combine airborne data with numerical simulations to investigate the flow around wing-mounted instruments and the induced errors for different realistic flight conditions. A correction scheme for deriving particle number concentrations from in situ aerosol and cloud probes is proposed, and a new formula is provided for deriving the droplet volume from images taken by optical array probes. Shape distortions of liquid droplets can either be caused by errors in the speed with which the images are recorded or by aerodynamic forces acting at the droplet surface caused by changes of the airflow when it approaches the instrument. These forces can lead to the dynamic breakup of droplets causing artifacts in particle number concentration and size. An estimation of the critical breakup diameter as a function of flight conditions is provided.&lt;/p&gt; &lt;p&gt;Experimental data show that the flow speed at the instrument location is smaller than the ambient flow speed. Our simulations confirm the observed difference and reveal a size-dependent impact on particle speed and concentration. This leads, on average, to a 25&amp;thinsp;% overestimation of the number concentration of particles with diameters larger than 10&amp;thinsp;&lt;span class=\"inline-formula\"&gt;µm&lt;/span&gt; diameter and causes distorted images of droplets and ice crystals if the flow values recorded at the instrument are used. With the proposed corrections, errors of particle number concentration and droplet volume, as well as image distortions, are significantly reduced by up to 1 order of magnitude.&lt;/p&gt; &lt;p&gt;Although the presented correction scheme is derived for the DLR Falcon research aircraft (Saharan Aerosol Long-range Transport and Aerosol-Cloud-Interaction Experiment (SALTRACE) campaign) and validated for the DLR Falcon (Absorbing aerosol layers in a changing climate: aging, lifetime and dynamics mission conducted in 2017 (A-LIFE) campaign) and the NASA DC-8 (Atmospheric Tomography Mission (ATom) campaigns), the general conclusions hold for any fast-flying research aircraft.&lt;/p&gt;","container-title":"Atmospheric Measurement Techniques","DOI":"https://doi.org/10.5194/amt-13-1963-2020","ISSN":"1867-1381","issue":"4","language":"English","page":"1963-1987","source":"www.atmos-meas-tech.net","title":"Flow-induced errors in airborne in situ measurements of aerosols and clouds","volume":"13","author":[{"family":"Spanu","given":"Antonio"},{"family":"Dollner","given":"Maximilian"},{"family":"Gasteiger","given":"Josef"},{"family":"Bui","given":"T. Paul"},{"family":"Weinzierl","given":"Bernadett"}],"issued":{"date-parts":[["2020",4,17]]}}}],"schema":"https://github.com/citation-style-language/schema/raw/master/csl-citation.json"} </w:instrText>
      </w:r>
      <w:r w:rsidR="00032ADE" w:rsidRPr="00DD158D">
        <w:fldChar w:fldCharType="separate"/>
      </w:r>
      <w:r w:rsidR="00032ADE" w:rsidRPr="00DD158D">
        <w:rPr>
          <w:rFonts w:cs="Times New Roman"/>
        </w:rPr>
        <w:t xml:space="preserve">Spanu et al. </w:t>
      </w:r>
      <w:r w:rsidR="00CD7548" w:rsidRPr="00DD158D">
        <w:rPr>
          <w:rFonts w:cs="Times New Roman"/>
        </w:rPr>
        <w:t>(</w:t>
      </w:r>
      <w:r w:rsidR="00032ADE" w:rsidRPr="00DD158D">
        <w:rPr>
          <w:rFonts w:cs="Times New Roman"/>
        </w:rPr>
        <w:t>2020)</w:t>
      </w:r>
      <w:r w:rsidR="00032ADE" w:rsidRPr="00DD158D">
        <w:fldChar w:fldCharType="end"/>
      </w:r>
      <w:r w:rsidR="00CD7548" w:rsidRPr="00DD158D">
        <w:t xml:space="preserve"> </w:t>
      </w:r>
      <w:r w:rsidRPr="00DD158D">
        <w:t>conducted numerical simulations for compressible flows with Reynolds-averaged Navier-Stokes equations (RANS), a Launder-ShamaKE turbulence model, and Lagrangian particle tracking</w:t>
      </w:r>
      <w:r>
        <w:t xml:space="preserve"> within OpenFOAM (version 4.0x) to investigate flow around wing-mounted instruments on board the DSR Dassault Falcon 20E. Through these </w:t>
      </w:r>
      <w:r w:rsidRPr="00032ADE">
        <w:t xml:space="preserve">simulations, </w:t>
      </w:r>
      <w:r w:rsidR="00361457" w:rsidRPr="00032ADE">
        <w:fldChar w:fldCharType="begin"/>
      </w:r>
      <w:r w:rsidR="00A17026">
        <w:instrText xml:space="preserve"> ADDIN ZOTERO_ITEM CSL_CITATION {"citationID":"f6XIb7ut","properties":{"formattedCitation":"(Spanu et al. 2020)","plainCitation":"(Spanu et al. 2020)","dontUpdate":true,"noteIndex":0},"citationItems":[{"id":37,"uris":["http://zotero.org/users/4712375/items/DTGG677Y"],"uri":["http://zotero.org/users/4712375/items/DTGG677Y"],"itemData":{"id":37,"type":"article-journal","abstract":"&lt;p&gt;&lt;strong&gt;Abstract.&lt;/strong&gt; Aerosols and clouds affect atmospheric radiative processes and climate in many complex ways and still pose the largest uncertainty in current estimates of the Earth's changing energy budget.&lt;/p&gt; &lt;p&gt;Airborne in situ sensors such as the Cloud, Aerosol, and Precipitation Spectrometer (CAPS) or other optical spectrometers and optical array probes provide detailed information about the horizontal and vertical distribution of aerosol and cloud properties. However, flow distortions occurring at the location where these instruments are mounted on the outside of an aircraft may directly produce artifacts in detected particle number concentration and also cause droplet deformation and/or breakup during the measurement process.&lt;/p&gt; &lt;p&gt;Several studies have investigated flow-induced errors assuming that air is incompressible. However, for fast-flying aircraft, the impact of air compressibility is no longer negligible. In this study, we combine airborne data with numerical simulations to investigate the flow around wing-mounted instruments and the induced errors for different realistic flight conditions. A correction scheme for deriving particle number concentrations from in situ aerosol and cloud probes is proposed, and a new formula is provided for deriving the droplet volume from images taken by optical array probes. Shape distortions of liquid droplets can either be caused by errors in the speed with which the images are recorded or by aerodynamic forces acting at the droplet surface caused by changes of the airflow when it approaches the instrument. These forces can lead to the dynamic breakup of droplets causing artifacts in particle number concentration and size. An estimation of the critical breakup diameter as a function of flight conditions is provided.&lt;/p&gt; &lt;p&gt;Experimental data show that the flow speed at the instrument location is smaller than the ambient flow speed. Our simulations confirm the observed difference and reveal a size-dependent impact on particle speed and concentration. This leads, on average, to a 25&amp;thinsp;% overestimation of the number concentration of particles with diameters larger than 10&amp;thinsp;&lt;span class=\"inline-formula\"&gt;µm&lt;/span&gt; diameter and causes distorted images of droplets and ice crystals if the flow values recorded at the instrument are used. With the proposed corrections, errors of particle number concentration and droplet volume, as well as image distortions, are significantly reduced by up to 1 order of magnitude.&lt;/p&gt; &lt;p&gt;Although the presented correction scheme is derived for the DLR Falcon research aircraft (Saharan Aerosol Long-range Transport and Aerosol-Cloud-Interaction Experiment (SALTRACE) campaign) and validated for the DLR Falcon (Absorbing aerosol layers in a changing climate: aging, lifetime and dynamics mission conducted in 2017 (A-LIFE) campaign) and the NASA DC-8 (Atmospheric Tomography Mission (ATom) campaigns), the general conclusions hold for any fast-flying research aircraft.&lt;/p&gt;","container-title":"Atmospheric Measurement Techniques","DOI":"https://doi.org/10.5194/amt-13-1963-2020","ISSN":"1867-1381","issue":"4","language":"English","page":"1963-1987","source":"www.atmos-meas-tech.net","title":"Flow-induced errors in airborne in situ measurements of aerosols and clouds","volume":"13","author":[{"family":"Spanu","given":"Antonio"},{"family":"Dollner","given":"Maximilian"},{"family":"Gasteiger","given":"Josef"},{"family":"Bui","given":"T. Paul"},{"family":"Weinzierl","given":"Bernadett"}],"issued":{"date-parts":[["2020",4,17]]}}}],"schema":"https://github.com/citation-style-language/schema/raw/master/csl-citation.json"} </w:instrText>
      </w:r>
      <w:r w:rsidR="00361457" w:rsidRPr="00032ADE">
        <w:fldChar w:fldCharType="separate"/>
      </w:r>
      <w:r w:rsidR="00361457" w:rsidRPr="00032ADE">
        <w:rPr>
          <w:rFonts w:cs="Times New Roman"/>
        </w:rPr>
        <w:t>Spanu et al. (2020)</w:t>
      </w:r>
      <w:r w:rsidR="00361457" w:rsidRPr="00032ADE">
        <w:fldChar w:fldCharType="end"/>
      </w:r>
      <w:r w:rsidR="00361457">
        <w:t xml:space="preserve"> </w:t>
      </w:r>
      <w:r>
        <w:t xml:space="preserve">was able to determine the sampling efficiency (i.e. concentration of particles within the sample volume compared to free steam concentrations) for the DMT Cloud and Aerosol Spectrometer (CAPS). At typical cloud sampling conditions (100 m/s true air speed, and static pressure 900 mb), cloud droplets less than 100 microns in diameter were shown to have a sampling efficiency of 77%, where droplets larger than 100 microns were shown to be minimally affected </w:t>
      </w:r>
      <w:r w:rsidR="00BA5EC6">
        <w:fldChar w:fldCharType="begin"/>
      </w:r>
      <w:r w:rsidR="00BA5EC6">
        <w:instrText xml:space="preserve"> ADDIN ZOTERO_ITEM CSL_CITATION {"citationID":"owvU1MPy","properties":{"formattedCitation":"(Spanu et al. 2020)","plainCitation":"(Spanu et al. 2020)","noteIndex":0},"citationItems":[{"id":37,"uris":["http://zotero.org/users/4712375/items/DTGG677Y"],"uri":["http://zotero.org/users/4712375/items/DTGG677Y"],"itemData":{"id":37,"type":"article-journal","abstract":"&lt;p&gt;&lt;strong&gt;Abstract.&lt;/strong&gt; Aerosols and clouds affect atmospheric radiative processes and climate in many complex ways and still pose the largest uncertainty in current estimates of the Earth's changing energy budget.&lt;/p&gt; &lt;p&gt;Airborne in situ sensors such as the Cloud, Aerosol, and Precipitation Spectrometer (CAPS) or other optical spectrometers and optical array probes provide detailed information about the horizontal and vertical distribution of aerosol and cloud properties. However, flow distortions occurring at the location where these instruments are mounted on the outside of an aircraft may directly produce artifacts in detected particle number concentration and also cause droplet deformation and/or breakup during the measurement process.&lt;/p&gt; &lt;p&gt;Several studies have investigated flow-induced errors assuming that air is incompressible. However, for fast-flying aircraft, the impact of air compressibility is no longer negligible. In this study, we combine airborne data with numerical simulations to investigate the flow around wing-mounted instruments and the induced errors for different realistic flight conditions. A correction scheme for deriving particle number concentrations from in situ aerosol and cloud probes is proposed, and a new formula is provided for deriving the droplet volume from images taken by optical array probes. Shape distortions of liquid droplets can either be caused by errors in the speed with which the images are recorded or by aerodynamic forces acting at the droplet surface caused by changes of the airflow when it approaches the instrument. These forces can lead to the dynamic breakup of droplets causing artifacts in particle number concentration and size. An estimation of the critical breakup diameter as a function of flight conditions is provided.&lt;/p&gt; &lt;p&gt;Experimental data show that the flow speed at the instrument location is smaller than the ambient flow speed. Our simulations confirm the observed difference and reveal a size-dependent impact on particle speed and concentration. This leads, on average, to a 25&amp;thinsp;% overestimation of the number concentration of particles with diameters larger than 10&amp;thinsp;&lt;span class=\"inline-formula\"&gt;µm&lt;/span&gt; diameter and causes distorted images of droplets and ice crystals if the flow values recorded at the instrument are used. With the proposed corrections, errors of particle number concentration and droplet volume, as well as image distortions, are significantly reduced by up to 1 order of magnitude.&lt;/p&gt; &lt;p&gt;Although the presented correction scheme is derived for the DLR Falcon research aircraft (Saharan Aerosol Long-range Transport and Aerosol-Cloud-Interaction Experiment (SALTRACE) campaign) and validated for the DLR Falcon (Absorbing aerosol layers in a changing climate: aging, lifetime and dynamics mission conducted in 2017 (A-LIFE) campaign) and the NASA DC-8 (Atmospheric Tomography Mission (ATom) campaigns), the general conclusions hold for any fast-flying research aircraft.&lt;/p&gt;","container-title":"Atmospheric Measurement Techniques","DOI":"https://doi.org/10.5194/amt-13-1963-2020","ISSN":"1867-1381","issue":"4","language":"English","page":"1963-1987","source":"www.atmos-meas-tech.net","title":"Flow-induced errors in airborne in situ measurements of aerosols and clouds","volume":"13","author":[{"family":"Spanu","given":"Antonio"},{"family":"Dollner","given":"Maximilian"},{"family":"Gasteiger","given":"Josef"},{"family":"Bui","given":"T. Paul"},{"family":"Weinzierl","given":"Bernadett"}],"issued":{"date-parts":[["2020",4,17]]}}}],"schema":"https://github.com/citation-style-language/schema/raw/master/csl-citation.json"} </w:instrText>
      </w:r>
      <w:r w:rsidR="00BA5EC6">
        <w:fldChar w:fldCharType="separate"/>
      </w:r>
      <w:r w:rsidR="00BA5EC6" w:rsidRPr="00BA5EC6">
        <w:rPr>
          <w:rFonts w:cs="Times New Roman"/>
        </w:rPr>
        <w:t>(Spanu et al. 2020)</w:t>
      </w:r>
      <w:r w:rsidR="00BA5EC6">
        <w:fldChar w:fldCharType="end"/>
      </w:r>
      <w:r>
        <w:t>.</w:t>
      </w:r>
    </w:p>
    <w:p w14:paraId="0250EC35" w14:textId="77777777" w:rsidR="00773CCC" w:rsidRDefault="00773CCC" w:rsidP="00B73DDE">
      <w:pPr>
        <w:jc w:val="center"/>
      </w:pPr>
    </w:p>
    <w:p w14:paraId="3EABF2EF" w14:textId="6A670E2A" w:rsidR="00B73DDE" w:rsidRDefault="00B73DDE" w:rsidP="00B73DDE">
      <w:pPr>
        <w:jc w:val="center"/>
      </w:pPr>
      <w:del w:id="59" w:author="David Delene" w:date="2022-05-18T16:54:00Z">
        <w:r w:rsidDel="00AD60A9">
          <w:delText>PROPOSED WORK</w:delText>
        </w:r>
      </w:del>
      <w:ins w:id="60" w:author="David Delene" w:date="2022-05-18T16:54:00Z">
        <w:r w:rsidR="00AD60A9">
          <w:t>OBJECTIVE</w:t>
        </w:r>
      </w:ins>
    </w:p>
    <w:p w14:paraId="24A9756A" w14:textId="44F77C31" w:rsidR="00B73DDE" w:rsidRDefault="00B73DDE" w:rsidP="00E17411">
      <w:pPr>
        <w:ind w:firstLine="720"/>
      </w:pPr>
      <w:r>
        <w:lastRenderedPageBreak/>
        <w:t xml:space="preserve">To complement the ORACLES-2018 CDP analysis, a computational fluid dynamical (CFD) study of the NASA P-3 pylon configurations would offer the opportunity to determine which configuration allows for the true representation of the cloud environment. Additionally, a CFD analysis would allow for increased confidence in the suitability of the NASA P-3 aircraft for future cloud microphysical missions.  </w:t>
      </w:r>
      <w:del w:id="61" w:author="David Delene" w:date="2022-05-18T16:54:00Z">
        <w:r w:rsidDel="00AD60A9">
          <w:delText>The primary goal</w:delText>
        </w:r>
      </w:del>
      <w:ins w:id="62" w:author="David Delene" w:date="2022-05-18T16:54:00Z">
        <w:r w:rsidR="00AD60A9">
          <w:t>objective</w:t>
        </w:r>
      </w:ins>
      <w:r>
        <w:t xml:space="preserve"> of this proposed study is to determine the effects of airflow on the measurements made by cloud microphysical instrumentation installed behind the leading edge of the aircraft wing, where the majority of the ORACLES in-situ cloud microphysical data were obtained. Through a computational fluid dynamic (CFD) analysis of the NASA P-3 pylon configurations used during ORACLES, we will address the following scientific questions</w:t>
      </w:r>
      <w:r w:rsidR="00F60F1D">
        <w:t>:</w:t>
      </w:r>
    </w:p>
    <w:p w14:paraId="206975A3" w14:textId="0F515126" w:rsidR="00F60F1D" w:rsidRDefault="00F60F1D" w:rsidP="00F60F1D">
      <w:pPr>
        <w:pStyle w:val="Standard"/>
        <w:spacing w:line="480" w:lineRule="auto"/>
        <w:ind w:left="720"/>
      </w:pPr>
      <w:r>
        <w:t>1. What is the sampling efficiency of cloud droplets at the instrument mounting location for the Navy and Extended NASA P-3 pylon configurations?</w:t>
      </w:r>
    </w:p>
    <w:p w14:paraId="168E7293" w14:textId="2F9703CA" w:rsidR="00F60F1D" w:rsidRDefault="00F60F1D" w:rsidP="00F60F1D">
      <w:pPr>
        <w:pStyle w:val="Standard"/>
        <w:spacing w:line="480" w:lineRule="auto"/>
        <w:ind w:left="720"/>
      </w:pPr>
      <w:r>
        <w:t>2. For future cloud microphysical missions, should wing-mounted instruments sample ahead or behind of the leading edge of the aircraft wing?</w:t>
      </w:r>
    </w:p>
    <w:p w14:paraId="4F793BB1" w14:textId="77777777" w:rsidR="0064683E" w:rsidRDefault="0064683E" w:rsidP="00F60F1D">
      <w:pPr>
        <w:pStyle w:val="Standard"/>
        <w:spacing w:line="480" w:lineRule="auto"/>
        <w:ind w:left="720"/>
      </w:pPr>
    </w:p>
    <w:p w14:paraId="2B16E02A" w14:textId="77777777" w:rsidR="004A3F30" w:rsidRDefault="004A3F30" w:rsidP="0064683E">
      <w:pPr>
        <w:spacing w:after="160" w:line="259" w:lineRule="auto"/>
        <w:sectPr w:rsidR="004A3F30" w:rsidSect="00E3586C">
          <w:pgSz w:w="12240" w:h="15840"/>
          <w:pgMar w:top="1440" w:right="1440" w:bottom="1440" w:left="1800" w:header="720" w:footer="720" w:gutter="0"/>
          <w:lnNumType w:countBy="1" w:restart="continuous"/>
          <w:pgNumType w:start="1"/>
          <w:cols w:space="720"/>
          <w:titlePg/>
          <w:docGrid w:linePitch="360"/>
        </w:sectPr>
      </w:pPr>
    </w:p>
    <w:p w14:paraId="7DAC84B3" w14:textId="32BC5649" w:rsidR="00D40C12" w:rsidRDefault="0064683E" w:rsidP="00A075B7">
      <w:pPr>
        <w:spacing w:after="160" w:line="240" w:lineRule="auto"/>
        <w:jc w:val="center"/>
      </w:pPr>
      <w:r>
        <w:lastRenderedPageBreak/>
        <w:t>CHAPTER II</w:t>
      </w:r>
    </w:p>
    <w:p w14:paraId="3F81FD56" w14:textId="72DC771E" w:rsidR="0064683E" w:rsidRDefault="0064683E" w:rsidP="00A075B7">
      <w:pPr>
        <w:spacing w:after="160" w:line="240" w:lineRule="auto"/>
        <w:jc w:val="center"/>
      </w:pPr>
      <w:r>
        <w:t>METHODOLOGY</w:t>
      </w:r>
    </w:p>
    <w:p w14:paraId="0ED2BC21" w14:textId="615ABEBF" w:rsidR="0004021D" w:rsidRDefault="0004021D" w:rsidP="00A075B7">
      <w:pPr>
        <w:spacing w:after="160" w:line="240" w:lineRule="auto"/>
        <w:jc w:val="center"/>
      </w:pPr>
    </w:p>
    <w:p w14:paraId="491B1ED8" w14:textId="74AA2CCB" w:rsidR="0004021D" w:rsidRPr="00090F04" w:rsidRDefault="0004021D" w:rsidP="00090F04">
      <w:pPr>
        <w:jc w:val="center"/>
        <w:rPr>
          <w:rFonts w:cs="Times New Roman"/>
        </w:rPr>
      </w:pPr>
      <w:r w:rsidRPr="00090F04">
        <w:rPr>
          <w:rFonts w:cs="Times New Roman"/>
        </w:rPr>
        <w:t>Computational Fluid Dynamics – OpenFOAM</w:t>
      </w:r>
    </w:p>
    <w:p w14:paraId="0A642601" w14:textId="4E242A93" w:rsidR="00A075B7" w:rsidRPr="00090F04" w:rsidRDefault="00A075B7" w:rsidP="002D7698">
      <w:pPr>
        <w:ind w:firstLine="720"/>
        <w:rPr>
          <w:rFonts w:eastAsia="Noto Serif CJK SC" w:cs="Times New Roman"/>
          <w:color w:val="auto"/>
          <w:kern w:val="2"/>
          <w:szCs w:val="24"/>
          <w:lang w:eastAsia="zh-CN" w:bidi="hi-IN"/>
        </w:rPr>
      </w:pPr>
      <w:r w:rsidRPr="00090F04">
        <w:rPr>
          <w:rFonts w:eastAsia="Noto Serif CJK SC" w:cs="Times New Roman"/>
          <w:color w:val="auto"/>
          <w:kern w:val="2"/>
          <w:szCs w:val="24"/>
          <w:lang w:eastAsia="zh-CN" w:bidi="hi-IN"/>
        </w:rPr>
        <w:t>Previous analysis into airflow around the DMT Cloud-Aerosol-Precipitation Spectrometer (CAPS) by Spanu et al. (2020) has shown the viability of the Open Source Field Operation and Manipulation (OpenFOAM) package for atmospheric research. OpenFOAM is open source CFD software owned by the OpenFOAM foundation, distributed under a General Public license and was created in the C++ programming language with an object-oriented coding approach (</w:t>
      </w:r>
      <w:r w:rsidRPr="00090F04">
        <w:rPr>
          <w:rFonts w:eastAsia="Noto Serif CJK SC" w:cs="Times New Roman"/>
          <w:color w:val="auto"/>
          <w:kern w:val="2"/>
          <w:szCs w:val="24"/>
          <w:highlight w:val="yellow"/>
          <w:lang w:eastAsia="zh-CN" w:bidi="hi-IN"/>
        </w:rPr>
        <w:t>Jasak et al</w:t>
      </w:r>
      <w:r w:rsidRPr="00090F04">
        <w:rPr>
          <w:rFonts w:eastAsia="Noto Serif CJK SC" w:cs="Times New Roman"/>
          <w:color w:val="auto"/>
          <w:kern w:val="2"/>
          <w:szCs w:val="24"/>
          <w:lang w:eastAsia="zh-CN" w:bidi="hi-IN"/>
        </w:rPr>
        <w:t>.). OpenFOAM is based on the finite volume method, which with the use of the C++ operator overloading feature, is able to represent and evaluate partial differential equations through a series of scalar-vector operations (</w:t>
      </w:r>
      <w:r w:rsidRPr="00090F04">
        <w:rPr>
          <w:rFonts w:eastAsia="Noto Serif CJK SC" w:cs="Times New Roman"/>
          <w:color w:val="auto"/>
          <w:kern w:val="2"/>
          <w:szCs w:val="24"/>
          <w:highlight w:val="yellow"/>
          <w:lang w:eastAsia="zh-CN" w:bidi="hi-IN"/>
        </w:rPr>
        <w:t>Chen et al. 2014</w:t>
      </w:r>
      <w:r w:rsidRPr="00090F04">
        <w:rPr>
          <w:rFonts w:eastAsia="Noto Serif CJK SC" w:cs="Times New Roman"/>
          <w:color w:val="auto"/>
          <w:kern w:val="2"/>
          <w:szCs w:val="24"/>
          <w:lang w:eastAsia="zh-CN" w:bidi="hi-IN"/>
        </w:rPr>
        <w:t xml:space="preserve">). A particular benefit of this approach is the ability for researchers to understand the syntactical language of the code due to its mimicking of mathematical formula. The </w:t>
      </w:r>
      <w:r w:rsidR="00B82F27" w:rsidRPr="00090F04">
        <w:rPr>
          <w:rFonts w:eastAsia="Noto Serif CJK SC" w:cs="Times New Roman"/>
          <w:color w:val="auto"/>
          <w:kern w:val="2"/>
          <w:szCs w:val="24"/>
          <w:lang w:eastAsia="zh-CN" w:bidi="hi-IN"/>
        </w:rPr>
        <w:t>open-source</w:t>
      </w:r>
      <w:r w:rsidRPr="00090F04">
        <w:rPr>
          <w:rFonts w:eastAsia="Noto Serif CJK SC" w:cs="Times New Roman"/>
          <w:color w:val="auto"/>
          <w:kern w:val="2"/>
          <w:szCs w:val="24"/>
          <w:lang w:eastAsia="zh-CN" w:bidi="hi-IN"/>
        </w:rPr>
        <w:t xml:space="preserve"> nature of OpenFOAM allows for the development of community code and tutorials for researchers starting out with CFD analysis, and removes the cost barrier of commercial software fees for many University researchers.  </w:t>
      </w:r>
    </w:p>
    <w:p w14:paraId="2DD567F8" w14:textId="12F4BF30" w:rsidR="00074700" w:rsidRDefault="00A075B7" w:rsidP="002E3AB7">
      <w:pPr>
        <w:ind w:firstLine="720"/>
        <w:rPr>
          <w:rFonts w:eastAsia="Noto Serif CJK SC" w:cs="Times New Roman"/>
          <w:color w:val="auto"/>
          <w:kern w:val="2"/>
          <w:szCs w:val="24"/>
          <w:lang w:eastAsia="zh-CN" w:bidi="hi-IN"/>
        </w:rPr>
        <w:sectPr w:rsidR="00074700" w:rsidSect="001368C0">
          <w:pgSz w:w="12240" w:h="15840"/>
          <w:pgMar w:top="2880" w:right="1440" w:bottom="1440" w:left="1800" w:header="720" w:footer="720" w:gutter="0"/>
          <w:lnNumType w:countBy="1" w:restart="continuous"/>
          <w:cols w:space="720"/>
          <w:titlePg/>
          <w:docGrid w:linePitch="360"/>
        </w:sectPr>
      </w:pPr>
      <w:r w:rsidRPr="00090F04">
        <w:rPr>
          <w:rFonts w:eastAsia="Noto Serif CJK SC" w:cs="Times New Roman"/>
          <w:color w:val="auto"/>
          <w:kern w:val="2"/>
          <w:szCs w:val="24"/>
          <w:lang w:eastAsia="zh-CN" w:bidi="hi-IN"/>
        </w:rPr>
        <w:t xml:space="preserve">The core of the OpenFOAM distribution can be broken into two categories: </w:t>
      </w:r>
      <w:r w:rsidRPr="00090F04">
        <w:rPr>
          <w:rFonts w:eastAsia="Noto Serif CJK SC" w:cs="Times New Roman"/>
          <w:i/>
          <w:iCs/>
          <w:color w:val="auto"/>
          <w:kern w:val="2"/>
          <w:szCs w:val="24"/>
          <w:lang w:eastAsia="zh-CN" w:bidi="hi-IN"/>
        </w:rPr>
        <w:t>solvers</w:t>
      </w:r>
      <w:r w:rsidRPr="00090F04">
        <w:rPr>
          <w:rFonts w:eastAsia="Noto Serif CJK SC" w:cs="Times New Roman"/>
          <w:color w:val="auto"/>
          <w:kern w:val="2"/>
          <w:szCs w:val="24"/>
          <w:lang w:eastAsia="zh-CN" w:bidi="hi-IN"/>
        </w:rPr>
        <w:t xml:space="preserve"> and </w:t>
      </w:r>
      <w:r w:rsidRPr="00090F04">
        <w:rPr>
          <w:rFonts w:eastAsia="Noto Serif CJK SC" w:cs="Times New Roman"/>
          <w:i/>
          <w:iCs/>
          <w:color w:val="auto"/>
          <w:kern w:val="2"/>
          <w:szCs w:val="24"/>
          <w:lang w:eastAsia="zh-CN" w:bidi="hi-IN"/>
        </w:rPr>
        <w:t>utilities</w:t>
      </w:r>
      <w:r w:rsidRPr="00090F04">
        <w:rPr>
          <w:rFonts w:eastAsia="Noto Serif CJK SC" w:cs="Times New Roman"/>
          <w:color w:val="auto"/>
          <w:kern w:val="2"/>
          <w:szCs w:val="24"/>
          <w:lang w:eastAsia="zh-CN" w:bidi="hi-IN"/>
        </w:rPr>
        <w:t xml:space="preserve"> (</w:t>
      </w:r>
      <w:r w:rsidRPr="008F42B4">
        <w:rPr>
          <w:rFonts w:eastAsia="Noto Serif CJK SC" w:cs="Times New Roman"/>
          <w:color w:val="auto"/>
          <w:kern w:val="2"/>
          <w:szCs w:val="24"/>
          <w:highlight w:val="yellow"/>
          <w:lang w:eastAsia="zh-CN" w:bidi="hi-IN"/>
        </w:rPr>
        <w:t>Greenshields 2017</w:t>
      </w:r>
      <w:r w:rsidRPr="00090F04">
        <w:rPr>
          <w:rFonts w:eastAsia="Noto Serif CJK SC" w:cs="Times New Roman"/>
          <w:color w:val="auto"/>
          <w:kern w:val="2"/>
          <w:szCs w:val="24"/>
          <w:lang w:eastAsia="zh-CN" w:bidi="hi-IN"/>
        </w:rPr>
        <w:t xml:space="preserve">). </w:t>
      </w:r>
      <w:r w:rsidRPr="00090F04">
        <w:rPr>
          <w:rFonts w:eastAsia="Noto Serif CJK SC" w:cs="Times New Roman"/>
          <w:i/>
          <w:iCs/>
          <w:color w:val="auto"/>
          <w:kern w:val="2"/>
          <w:szCs w:val="24"/>
          <w:lang w:eastAsia="zh-CN" w:bidi="hi-IN"/>
        </w:rPr>
        <w:t>Utilities</w:t>
      </w:r>
      <w:r w:rsidRPr="00090F04">
        <w:rPr>
          <w:rFonts w:eastAsia="Noto Serif CJK SC" w:cs="Times New Roman"/>
          <w:color w:val="auto"/>
          <w:kern w:val="2"/>
          <w:szCs w:val="24"/>
          <w:lang w:eastAsia="zh-CN" w:bidi="hi-IN"/>
        </w:rPr>
        <w:t xml:space="preserve"> contain scripts and modules for pre-processing and post-processing each simulation. Pre-processing involves the generation and manipulation of </w:t>
      </w:r>
      <w:r w:rsidRPr="00693091">
        <w:rPr>
          <w:rFonts w:eastAsia="Noto Serif CJK SC" w:cs="Times New Roman"/>
          <w:color w:val="auto"/>
          <w:kern w:val="2"/>
          <w:szCs w:val="24"/>
          <w:lang w:eastAsia="zh-CN" w:bidi="hi-IN"/>
        </w:rPr>
        <w:t>simple or complex</w:t>
      </w:r>
      <w:r w:rsidR="00BE3E65">
        <w:rPr>
          <w:rFonts w:eastAsia="Noto Serif CJK SC" w:cs="Times New Roman"/>
          <w:color w:val="auto"/>
          <w:kern w:val="2"/>
          <w:szCs w:val="24"/>
          <w:lang w:eastAsia="zh-CN" w:bidi="hi-IN"/>
        </w:rPr>
        <w:t xml:space="preserve"> volumetric</w:t>
      </w:r>
      <w:r w:rsidRPr="00693091">
        <w:rPr>
          <w:rFonts w:eastAsia="Noto Serif CJK SC" w:cs="Times New Roman"/>
          <w:color w:val="auto"/>
          <w:kern w:val="2"/>
          <w:szCs w:val="24"/>
          <w:lang w:eastAsia="zh-CN" w:bidi="hi-IN"/>
        </w:rPr>
        <w:t xml:space="preserve"> meshes</w:t>
      </w:r>
      <w:r w:rsidR="00317861" w:rsidRPr="00693091">
        <w:rPr>
          <w:rFonts w:eastAsia="Noto Serif CJK SC" w:cs="Times New Roman"/>
          <w:color w:val="auto"/>
          <w:kern w:val="2"/>
          <w:szCs w:val="24"/>
          <w:lang w:eastAsia="zh-CN" w:bidi="hi-IN"/>
        </w:rPr>
        <w:t>.</w:t>
      </w:r>
      <w:r w:rsidR="00D67611" w:rsidRPr="00693091">
        <w:rPr>
          <w:rFonts w:eastAsia="Noto Serif CJK SC" w:cs="Times New Roman"/>
          <w:color w:val="auto"/>
          <w:kern w:val="2"/>
          <w:szCs w:val="24"/>
          <w:lang w:eastAsia="zh-CN" w:bidi="hi-IN"/>
        </w:rPr>
        <w:t xml:space="preserve"> </w:t>
      </w:r>
      <w:r w:rsidR="00493479" w:rsidRPr="00693091">
        <w:rPr>
          <w:rFonts w:eastAsia="Noto Serif CJK SC" w:cs="Times New Roman"/>
          <w:color w:val="auto"/>
          <w:kern w:val="2"/>
          <w:szCs w:val="24"/>
          <w:lang w:eastAsia="zh-CN" w:bidi="hi-IN"/>
        </w:rPr>
        <w:t>A mesh</w:t>
      </w:r>
      <w:r w:rsidR="00524001">
        <w:rPr>
          <w:rFonts w:eastAsia="Noto Serif CJK SC" w:cs="Times New Roman"/>
          <w:color w:val="auto"/>
          <w:kern w:val="2"/>
          <w:szCs w:val="24"/>
          <w:lang w:eastAsia="zh-CN" w:bidi="hi-IN"/>
        </w:rPr>
        <w:t xml:space="preserve">, or grid, divides a domain into many </w:t>
      </w:r>
      <w:r w:rsidR="009A1040">
        <w:rPr>
          <w:rFonts w:eastAsia="Noto Serif CJK SC" w:cs="Times New Roman"/>
          <w:color w:val="auto"/>
          <w:kern w:val="2"/>
          <w:szCs w:val="24"/>
          <w:lang w:eastAsia="zh-CN" w:bidi="hi-IN"/>
        </w:rPr>
        <w:t>cells</w:t>
      </w:r>
      <w:r w:rsidR="00E40E52">
        <w:rPr>
          <w:rFonts w:eastAsia="Noto Serif CJK SC" w:cs="Times New Roman"/>
          <w:color w:val="auto"/>
          <w:kern w:val="2"/>
          <w:szCs w:val="24"/>
          <w:lang w:eastAsia="zh-CN" w:bidi="hi-IN"/>
        </w:rPr>
        <w:t xml:space="preserve"> that contain nodes, faces, and edges (i.e. boundaries). Depending on the unique requirements of</w:t>
      </w:r>
    </w:p>
    <w:p w14:paraId="7228372B" w14:textId="6AA3ED59" w:rsidR="00AA7B2F" w:rsidRDefault="00E40E52" w:rsidP="00D379FD">
      <w:pPr>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lastRenderedPageBreak/>
        <w:t xml:space="preserve">the CFD solutions, meshes can be </w:t>
      </w:r>
      <w:r w:rsidR="003626FF">
        <w:rPr>
          <w:rFonts w:eastAsia="Noto Serif CJK SC" w:cs="Times New Roman"/>
          <w:color w:val="auto"/>
          <w:kern w:val="2"/>
          <w:szCs w:val="24"/>
          <w:lang w:eastAsia="zh-CN" w:bidi="hi-IN"/>
        </w:rPr>
        <w:t xml:space="preserve">configured </w:t>
      </w:r>
      <w:r w:rsidR="00C33EC3">
        <w:rPr>
          <w:rFonts w:eastAsia="Noto Serif CJK SC" w:cs="Times New Roman"/>
          <w:color w:val="auto"/>
          <w:kern w:val="2"/>
          <w:szCs w:val="24"/>
          <w:lang w:eastAsia="zh-CN" w:bidi="hi-IN"/>
        </w:rPr>
        <w:t>into structured or unstructured grids</w:t>
      </w:r>
      <w:r w:rsidR="000649B7">
        <w:rPr>
          <w:rFonts w:eastAsia="Noto Serif CJK SC" w:cs="Times New Roman"/>
          <w:color w:val="auto"/>
          <w:kern w:val="2"/>
          <w:szCs w:val="24"/>
          <w:lang w:eastAsia="zh-CN" w:bidi="hi-IN"/>
        </w:rPr>
        <w:t xml:space="preserve"> in two-dimensional or three-dimensional space. For structured grids, </w:t>
      </w:r>
      <w:r w:rsidR="003027F6">
        <w:rPr>
          <w:rFonts w:eastAsia="Noto Serif CJK SC" w:cs="Times New Roman"/>
          <w:color w:val="auto"/>
          <w:kern w:val="2"/>
          <w:szCs w:val="24"/>
          <w:lang w:eastAsia="zh-CN" w:bidi="hi-IN"/>
        </w:rPr>
        <w:t xml:space="preserve">meshes consist </w:t>
      </w:r>
      <w:r w:rsidR="00665640">
        <w:rPr>
          <w:rFonts w:eastAsia="Noto Serif CJK SC" w:cs="Times New Roman"/>
          <w:color w:val="auto"/>
          <w:kern w:val="2"/>
          <w:szCs w:val="24"/>
          <w:lang w:eastAsia="zh-CN" w:bidi="hi-IN"/>
        </w:rPr>
        <w:t xml:space="preserve">of quadrilateral (two-dimensional) or </w:t>
      </w:r>
      <w:r w:rsidR="007835BE">
        <w:rPr>
          <w:rFonts w:eastAsia="Noto Serif CJK SC" w:cs="Times New Roman"/>
          <w:color w:val="auto"/>
          <w:kern w:val="2"/>
          <w:szCs w:val="24"/>
          <w:lang w:eastAsia="zh-CN" w:bidi="hi-IN"/>
        </w:rPr>
        <w:t>hexahedrons (three-dimensional)</w:t>
      </w:r>
      <w:r w:rsidR="007A293B">
        <w:rPr>
          <w:rFonts w:eastAsia="Noto Serif CJK SC" w:cs="Times New Roman"/>
          <w:color w:val="auto"/>
          <w:kern w:val="2"/>
          <w:szCs w:val="24"/>
          <w:lang w:eastAsia="zh-CN" w:bidi="hi-IN"/>
        </w:rPr>
        <w:t xml:space="preserve"> cells</w:t>
      </w:r>
      <w:r w:rsidR="007835BE">
        <w:rPr>
          <w:rFonts w:eastAsia="Noto Serif CJK SC" w:cs="Times New Roman"/>
          <w:color w:val="auto"/>
          <w:kern w:val="2"/>
          <w:szCs w:val="24"/>
          <w:lang w:eastAsia="zh-CN" w:bidi="hi-IN"/>
        </w:rPr>
        <w:t xml:space="preserve"> and are always parallel to the coordinate axes</w:t>
      </w:r>
      <w:r w:rsidR="00A15B0C">
        <w:rPr>
          <w:rFonts w:eastAsia="Noto Serif CJK SC" w:cs="Times New Roman"/>
          <w:color w:val="auto"/>
          <w:kern w:val="2"/>
          <w:szCs w:val="24"/>
          <w:lang w:eastAsia="zh-CN" w:bidi="hi-IN"/>
        </w:rPr>
        <w:t>, which can be expressed as Cartesians</w:t>
      </w:r>
      <w:r w:rsidR="008C3648">
        <w:rPr>
          <w:rFonts w:eastAsia="Noto Serif CJK SC" w:cs="Times New Roman"/>
          <w:color w:val="auto"/>
          <w:kern w:val="2"/>
          <w:szCs w:val="24"/>
          <w:lang w:eastAsia="zh-CN" w:bidi="hi-IN"/>
        </w:rPr>
        <w:t xml:space="preserve"> or polar coordinates</w:t>
      </w:r>
      <w:r w:rsidR="007835BE">
        <w:rPr>
          <w:rFonts w:eastAsia="Noto Serif CJK SC" w:cs="Times New Roman"/>
          <w:color w:val="auto"/>
          <w:kern w:val="2"/>
          <w:szCs w:val="24"/>
          <w:lang w:eastAsia="zh-CN" w:bidi="hi-IN"/>
        </w:rPr>
        <w:t xml:space="preserve">. </w:t>
      </w:r>
      <w:r w:rsidR="00A15B0C">
        <w:rPr>
          <w:rFonts w:eastAsia="Noto Serif CJK SC" w:cs="Times New Roman"/>
          <w:color w:val="auto"/>
          <w:kern w:val="2"/>
          <w:szCs w:val="24"/>
          <w:lang w:eastAsia="zh-CN" w:bidi="hi-IN"/>
        </w:rPr>
        <w:t>Additional structured meshes</w:t>
      </w:r>
      <w:r w:rsidR="00F34C41">
        <w:rPr>
          <w:rFonts w:eastAsia="Noto Serif CJK SC" w:cs="Times New Roman"/>
          <w:color w:val="auto"/>
          <w:kern w:val="2"/>
          <w:szCs w:val="24"/>
          <w:lang w:eastAsia="zh-CN" w:bidi="hi-IN"/>
        </w:rPr>
        <w:t xml:space="preserve">, such as block-structures, are </w:t>
      </w:r>
      <w:r w:rsidR="00EB20A3">
        <w:rPr>
          <w:rFonts w:eastAsia="Noto Serif CJK SC" w:cs="Times New Roman"/>
          <w:color w:val="auto"/>
          <w:kern w:val="2"/>
          <w:szCs w:val="24"/>
          <w:lang w:eastAsia="zh-CN" w:bidi="hi-IN"/>
        </w:rPr>
        <w:t xml:space="preserve">domains </w:t>
      </w:r>
      <w:r w:rsidR="00FC7C26">
        <w:rPr>
          <w:rFonts w:eastAsia="Noto Serif CJK SC" w:cs="Times New Roman"/>
          <w:color w:val="auto"/>
          <w:kern w:val="2"/>
          <w:szCs w:val="24"/>
          <w:lang w:eastAsia="zh-CN" w:bidi="hi-IN"/>
        </w:rPr>
        <w:t xml:space="preserve">decomposed into </w:t>
      </w:r>
      <w:r w:rsidR="008C3648">
        <w:rPr>
          <w:rFonts w:eastAsia="Noto Serif CJK SC" w:cs="Times New Roman"/>
          <w:color w:val="auto"/>
          <w:kern w:val="2"/>
          <w:szCs w:val="24"/>
          <w:lang w:eastAsia="zh-CN" w:bidi="hi-IN"/>
        </w:rPr>
        <w:t>a small number of structured meshes</w:t>
      </w:r>
      <w:r w:rsidR="00FC7C26">
        <w:rPr>
          <w:rFonts w:eastAsia="Noto Serif CJK SC" w:cs="Times New Roman"/>
          <w:color w:val="auto"/>
          <w:kern w:val="2"/>
          <w:szCs w:val="24"/>
          <w:lang w:eastAsia="zh-CN" w:bidi="hi-IN"/>
        </w:rPr>
        <w:t xml:space="preserve">, </w:t>
      </w:r>
      <w:r w:rsidR="00FE0AAF">
        <w:rPr>
          <w:rFonts w:eastAsia="Noto Serif CJK SC" w:cs="Times New Roman"/>
          <w:color w:val="auto"/>
          <w:kern w:val="2"/>
          <w:szCs w:val="24"/>
          <w:lang w:eastAsia="zh-CN" w:bidi="hi-IN"/>
        </w:rPr>
        <w:t xml:space="preserve">which each region </w:t>
      </w:r>
      <w:r w:rsidR="00962546">
        <w:rPr>
          <w:rFonts w:eastAsia="Noto Serif CJK SC" w:cs="Times New Roman"/>
          <w:color w:val="auto"/>
          <w:kern w:val="2"/>
          <w:szCs w:val="24"/>
          <w:lang w:eastAsia="zh-CN" w:bidi="hi-IN"/>
        </w:rPr>
        <w:t>potentially containing different mesh resolutions.</w:t>
      </w:r>
      <w:r w:rsidR="00ED6108">
        <w:rPr>
          <w:rFonts w:eastAsia="Noto Serif CJK SC" w:cs="Times New Roman"/>
          <w:color w:val="auto"/>
          <w:kern w:val="2"/>
          <w:szCs w:val="24"/>
          <w:lang w:eastAsia="zh-CN" w:bidi="hi-IN"/>
        </w:rPr>
        <w:t xml:space="preserve"> Unstructured meshes consist of tetrahedral (two-dimensional) and hexahedral (three-dimensional)</w:t>
      </w:r>
      <w:r w:rsidR="007A293B">
        <w:rPr>
          <w:rFonts w:eastAsia="Noto Serif CJK SC" w:cs="Times New Roman"/>
          <w:color w:val="auto"/>
          <w:kern w:val="2"/>
          <w:szCs w:val="24"/>
          <w:lang w:eastAsia="zh-CN" w:bidi="hi-IN"/>
        </w:rPr>
        <w:t xml:space="preserve"> cells</w:t>
      </w:r>
      <w:r w:rsidR="00ED1B34">
        <w:rPr>
          <w:rFonts w:eastAsia="Noto Serif CJK SC" w:cs="Times New Roman"/>
          <w:color w:val="auto"/>
          <w:kern w:val="2"/>
          <w:szCs w:val="24"/>
          <w:lang w:eastAsia="zh-CN" w:bidi="hi-IN"/>
        </w:rPr>
        <w:t xml:space="preserve"> which can be configured to accommodate completely arbitrary geometries</w:t>
      </w:r>
      <w:r w:rsidR="00935478">
        <w:rPr>
          <w:rFonts w:eastAsia="Noto Serif CJK SC" w:cs="Times New Roman"/>
          <w:color w:val="auto"/>
          <w:kern w:val="2"/>
          <w:szCs w:val="24"/>
          <w:lang w:eastAsia="zh-CN" w:bidi="hi-IN"/>
        </w:rPr>
        <w:t xml:space="preserve"> at </w:t>
      </w:r>
      <w:r w:rsidR="0060497F">
        <w:rPr>
          <w:rFonts w:eastAsia="Noto Serif CJK SC" w:cs="Times New Roman"/>
          <w:color w:val="auto"/>
          <w:kern w:val="2"/>
          <w:szCs w:val="24"/>
          <w:lang w:eastAsia="zh-CN" w:bidi="hi-IN"/>
        </w:rPr>
        <w:t xml:space="preserve">increased computational costs compared to structured meshes. </w:t>
      </w:r>
      <w:r w:rsidR="005D1B39">
        <w:rPr>
          <w:rFonts w:eastAsia="Noto Serif CJK SC" w:cs="Times New Roman"/>
          <w:color w:val="auto"/>
          <w:kern w:val="2"/>
          <w:szCs w:val="24"/>
          <w:lang w:eastAsia="zh-CN" w:bidi="hi-IN"/>
        </w:rPr>
        <w:t xml:space="preserve">Volumetric </w:t>
      </w:r>
      <w:r w:rsidR="00CE7F62">
        <w:rPr>
          <w:rFonts w:eastAsia="Noto Serif CJK SC" w:cs="Times New Roman"/>
          <w:color w:val="auto"/>
          <w:kern w:val="2"/>
          <w:szCs w:val="24"/>
          <w:lang w:eastAsia="zh-CN" w:bidi="hi-IN"/>
        </w:rPr>
        <w:t xml:space="preserve">meshes </w:t>
      </w:r>
      <w:r w:rsidR="00C20426">
        <w:rPr>
          <w:rFonts w:eastAsia="Noto Serif CJK SC" w:cs="Times New Roman"/>
          <w:color w:val="auto"/>
          <w:kern w:val="2"/>
          <w:szCs w:val="24"/>
          <w:lang w:eastAsia="zh-CN" w:bidi="hi-IN"/>
        </w:rPr>
        <w:t>are meshes that represent both the surface and volume of a structure</w:t>
      </w:r>
      <w:r w:rsidR="00D36EEB">
        <w:rPr>
          <w:rFonts w:eastAsia="Noto Serif CJK SC" w:cs="Times New Roman"/>
          <w:color w:val="auto"/>
          <w:kern w:val="2"/>
          <w:szCs w:val="24"/>
          <w:lang w:eastAsia="zh-CN" w:bidi="hi-IN"/>
        </w:rPr>
        <w:t xml:space="preserve"> within a domain. </w:t>
      </w:r>
    </w:p>
    <w:p w14:paraId="3F12ADE9" w14:textId="1793984D" w:rsidR="00A075B7" w:rsidRPr="00090F04" w:rsidRDefault="00A075B7" w:rsidP="002E3AB7">
      <w:pPr>
        <w:ind w:firstLine="720"/>
        <w:rPr>
          <w:rFonts w:eastAsia="Noto Serif CJK SC" w:cs="Times New Roman"/>
          <w:color w:val="auto"/>
          <w:kern w:val="2"/>
          <w:szCs w:val="24"/>
          <w:lang w:eastAsia="zh-CN" w:bidi="hi-IN"/>
        </w:rPr>
      </w:pPr>
      <w:r w:rsidRPr="00090F04">
        <w:rPr>
          <w:rFonts w:eastAsia="Noto Serif CJK SC" w:cs="Times New Roman"/>
          <w:color w:val="auto"/>
          <w:kern w:val="2"/>
          <w:szCs w:val="24"/>
          <w:lang w:eastAsia="zh-CN" w:bidi="hi-IN"/>
        </w:rPr>
        <w:t>Post-processing contains an extensive graphical user interface (GUI)</w:t>
      </w:r>
      <w:r w:rsidR="0042191B">
        <w:rPr>
          <w:rFonts w:eastAsia="Noto Serif CJK SC" w:cs="Times New Roman"/>
          <w:color w:val="auto"/>
          <w:kern w:val="2"/>
          <w:szCs w:val="24"/>
          <w:lang w:eastAsia="zh-CN" w:bidi="hi-IN"/>
        </w:rPr>
        <w:t xml:space="preserve">, </w:t>
      </w:r>
      <w:r w:rsidR="0042191B" w:rsidRPr="0042191B">
        <w:rPr>
          <w:rFonts w:eastAsia="Noto Serif CJK SC" w:cs="Times New Roman"/>
          <w:i/>
          <w:iCs/>
          <w:color w:val="auto"/>
          <w:kern w:val="2"/>
          <w:szCs w:val="24"/>
          <w:lang w:eastAsia="zh-CN" w:bidi="hi-IN"/>
        </w:rPr>
        <w:t>paraview</w:t>
      </w:r>
      <w:r w:rsidR="0042191B">
        <w:rPr>
          <w:rFonts w:eastAsia="Noto Serif CJK SC" w:cs="Times New Roman"/>
          <w:color w:val="auto"/>
          <w:kern w:val="2"/>
          <w:szCs w:val="24"/>
          <w:lang w:eastAsia="zh-CN" w:bidi="hi-IN"/>
        </w:rPr>
        <w:t>,</w:t>
      </w:r>
      <w:r w:rsidRPr="00090F04">
        <w:rPr>
          <w:rFonts w:eastAsia="Noto Serif CJK SC" w:cs="Times New Roman"/>
          <w:color w:val="auto"/>
          <w:kern w:val="2"/>
          <w:szCs w:val="24"/>
          <w:lang w:eastAsia="zh-CN" w:bidi="hi-IN"/>
        </w:rPr>
        <w:t xml:space="preserve"> in order to visualize and plot each simulation, </w:t>
      </w:r>
      <w:r w:rsidR="00FA1064" w:rsidRPr="00090F04">
        <w:rPr>
          <w:rFonts w:eastAsia="Noto Serif CJK SC" w:cs="Times New Roman"/>
          <w:color w:val="auto"/>
          <w:kern w:val="2"/>
          <w:szCs w:val="24"/>
          <w:lang w:eastAsia="zh-CN" w:bidi="hi-IN"/>
        </w:rPr>
        <w:t>as well as</w:t>
      </w:r>
      <w:r w:rsidR="000F62CF">
        <w:rPr>
          <w:rFonts w:eastAsia="Noto Serif CJK SC" w:cs="Times New Roman"/>
          <w:color w:val="auto"/>
          <w:kern w:val="2"/>
          <w:szCs w:val="24"/>
          <w:lang w:eastAsia="zh-CN" w:bidi="hi-IN"/>
        </w:rPr>
        <w:t xml:space="preserve"> </w:t>
      </w:r>
      <w:r w:rsidRPr="00090F04">
        <w:rPr>
          <w:rFonts w:eastAsia="Noto Serif CJK SC" w:cs="Times New Roman"/>
          <w:color w:val="auto"/>
          <w:kern w:val="2"/>
          <w:szCs w:val="24"/>
          <w:lang w:eastAsia="zh-CN" w:bidi="hi-IN"/>
        </w:rPr>
        <w:t>tools to</w:t>
      </w:r>
      <w:r w:rsidR="001F43FC">
        <w:rPr>
          <w:rFonts w:eastAsia="Noto Serif CJK SC" w:cs="Times New Roman"/>
          <w:color w:val="auto"/>
          <w:kern w:val="2"/>
          <w:szCs w:val="24"/>
          <w:lang w:eastAsia="zh-CN" w:bidi="hi-IN"/>
        </w:rPr>
        <w:t xml:space="preserve"> </w:t>
      </w:r>
      <w:r w:rsidRPr="00090F04">
        <w:rPr>
          <w:rFonts w:eastAsia="Noto Serif CJK SC" w:cs="Times New Roman"/>
          <w:color w:val="auto"/>
          <w:kern w:val="2"/>
          <w:szCs w:val="24"/>
          <w:lang w:eastAsia="zh-CN" w:bidi="hi-IN"/>
        </w:rPr>
        <w:t xml:space="preserve">evaluate each simulation. </w:t>
      </w:r>
      <w:r w:rsidRPr="00090F04">
        <w:rPr>
          <w:rFonts w:eastAsia="Noto Serif CJK SC" w:cs="Times New Roman"/>
          <w:i/>
          <w:iCs/>
          <w:color w:val="auto"/>
          <w:kern w:val="2"/>
          <w:szCs w:val="24"/>
          <w:lang w:eastAsia="zh-CN" w:bidi="hi-IN"/>
        </w:rPr>
        <w:t xml:space="preserve">Solvers </w:t>
      </w:r>
      <w:r w:rsidRPr="00090F04">
        <w:rPr>
          <w:rFonts w:eastAsia="Noto Serif CJK SC" w:cs="Times New Roman"/>
          <w:color w:val="auto"/>
          <w:kern w:val="2"/>
          <w:szCs w:val="24"/>
          <w:lang w:eastAsia="zh-CN" w:bidi="hi-IN"/>
        </w:rPr>
        <w:t xml:space="preserve">are physical models designed to solve a problem within a range of physical categories, which </w:t>
      </w:r>
      <w:r w:rsidR="00FA1064" w:rsidRPr="00090F04">
        <w:rPr>
          <w:rFonts w:eastAsia="Noto Serif CJK SC" w:cs="Times New Roman"/>
          <w:color w:val="auto"/>
          <w:kern w:val="2"/>
          <w:szCs w:val="24"/>
          <w:lang w:eastAsia="zh-CN" w:bidi="hi-IN"/>
        </w:rPr>
        <w:t>include</w:t>
      </w:r>
      <w:r w:rsidRPr="00090F04">
        <w:rPr>
          <w:rFonts w:eastAsia="Noto Serif CJK SC" w:cs="Times New Roman"/>
          <w:color w:val="auto"/>
          <w:kern w:val="2"/>
          <w:szCs w:val="24"/>
          <w:lang w:eastAsia="zh-CN" w:bidi="hi-IN"/>
        </w:rPr>
        <w:t xml:space="preserve"> compressible and incompressible flow; electromagnetics; multiphase flow; Lagrangian particle dynamics; </w:t>
      </w:r>
      <w:r w:rsidRPr="00F344C1">
        <w:rPr>
          <w:rFonts w:eastAsia="Noto Serif CJK SC" w:cs="Times New Roman"/>
          <w:color w:val="auto"/>
          <w:kern w:val="2"/>
          <w:szCs w:val="24"/>
          <w:lang w:eastAsia="zh-CN" w:bidi="hi-IN"/>
        </w:rPr>
        <w:t xml:space="preserve">and stress analysis </w:t>
      </w:r>
      <w:r w:rsidRPr="00F344C1">
        <w:rPr>
          <w:rFonts w:eastAsia="Noto Serif CJK SC" w:cs="Times New Roman"/>
          <w:color w:val="auto"/>
          <w:kern w:val="2"/>
          <w:szCs w:val="24"/>
          <w:highlight w:val="yellow"/>
          <w:lang w:eastAsia="zh-CN" w:bidi="hi-IN"/>
        </w:rPr>
        <w:t>(Chen et al. 2014, Greenshields 2017</w:t>
      </w:r>
      <w:r w:rsidRPr="00F344C1">
        <w:rPr>
          <w:rFonts w:eastAsia="Noto Serif CJK SC" w:cs="Times New Roman"/>
          <w:color w:val="auto"/>
          <w:kern w:val="2"/>
          <w:szCs w:val="24"/>
          <w:lang w:eastAsia="zh-CN" w:bidi="hi-IN"/>
        </w:rPr>
        <w:t>). Each of these standard solvers dictate the boundary conditions, space and temporal dimensions, and physical properties (and their gradients) calculated during each simulation.</w:t>
      </w:r>
      <w:r w:rsidRPr="00090F04">
        <w:rPr>
          <w:rFonts w:eastAsia="Noto Serif CJK SC" w:cs="Times New Roman"/>
          <w:color w:val="auto"/>
          <w:kern w:val="2"/>
          <w:szCs w:val="24"/>
          <w:lang w:eastAsia="zh-CN" w:bidi="hi-IN"/>
        </w:rPr>
        <w:t xml:space="preserve"> </w:t>
      </w:r>
    </w:p>
    <w:p w14:paraId="6A1D9327" w14:textId="7BC6B9AC" w:rsidR="00AF21E0" w:rsidRPr="00090F04" w:rsidRDefault="00AF21E0" w:rsidP="007821DB">
      <w:pPr>
        <w:jc w:val="center"/>
        <w:rPr>
          <w:rFonts w:eastAsia="Noto Serif CJK SC" w:cs="Times New Roman"/>
          <w:color w:val="auto"/>
          <w:kern w:val="2"/>
          <w:szCs w:val="24"/>
          <w:lang w:eastAsia="zh-CN" w:bidi="hi-IN"/>
        </w:rPr>
      </w:pPr>
      <w:r w:rsidRPr="00090F04">
        <w:rPr>
          <w:rFonts w:eastAsia="Noto Serif CJK SC" w:cs="Times New Roman"/>
          <w:color w:val="auto"/>
          <w:kern w:val="2"/>
          <w:szCs w:val="24"/>
          <w:lang w:eastAsia="zh-CN" w:bidi="hi-IN"/>
        </w:rPr>
        <w:t>O</w:t>
      </w:r>
      <w:r w:rsidR="00FA1064">
        <w:rPr>
          <w:rFonts w:eastAsia="Noto Serif CJK SC" w:cs="Times New Roman"/>
          <w:color w:val="auto"/>
          <w:kern w:val="2"/>
          <w:szCs w:val="24"/>
          <w:lang w:eastAsia="zh-CN" w:bidi="hi-IN"/>
        </w:rPr>
        <w:t>PENFOAM – PRE-PROCESSING</w:t>
      </w:r>
    </w:p>
    <w:p w14:paraId="1A257E04" w14:textId="038B7C0C" w:rsidR="00C0569E" w:rsidRDefault="00AF21E0" w:rsidP="0037322C">
      <w:pPr>
        <w:rPr>
          <w:rFonts w:eastAsia="Noto Serif CJK SC" w:cs="Times New Roman"/>
          <w:color w:val="auto"/>
          <w:kern w:val="2"/>
          <w:szCs w:val="24"/>
          <w:lang w:eastAsia="zh-CN" w:bidi="hi-IN"/>
        </w:rPr>
      </w:pPr>
      <w:r w:rsidRPr="00090F04">
        <w:rPr>
          <w:rFonts w:eastAsia="Noto Serif CJK SC" w:cs="Times New Roman"/>
          <w:color w:val="auto"/>
          <w:kern w:val="2"/>
          <w:szCs w:val="24"/>
          <w:lang w:eastAsia="zh-CN" w:bidi="hi-IN"/>
        </w:rPr>
        <w:tab/>
        <w:t xml:space="preserve">To achieve quality results within OpenFOAM, realistic models of the desired pylon configurations are needed for numerical calculations. Three-dimensional computer-aided design (CAD) models of the NASA P-3 pylon configurations, with associated instrument canisters and instruments, were provided by the NASA Wallops Island Flight Facility and </w:t>
      </w:r>
      <w:r w:rsidR="00921885">
        <w:rPr>
          <w:noProof/>
        </w:rPr>
        <w:lastRenderedPageBreak/>
        <mc:AlternateContent>
          <mc:Choice Requires="wps">
            <w:drawing>
              <wp:anchor distT="0" distB="0" distL="114300" distR="114300" simplePos="0" relativeHeight="251664384" behindDoc="0" locked="0" layoutInCell="1" allowOverlap="1" wp14:anchorId="7D577C2C" wp14:editId="06742625">
                <wp:simplePos x="0" y="0"/>
                <wp:positionH relativeFrom="column">
                  <wp:posOffset>0</wp:posOffset>
                </wp:positionH>
                <wp:positionV relativeFrom="page">
                  <wp:posOffset>3166533</wp:posOffset>
                </wp:positionV>
                <wp:extent cx="5715000" cy="82804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15000" cy="828040"/>
                        </a:xfrm>
                        <a:prstGeom prst="rect">
                          <a:avLst/>
                        </a:prstGeom>
                        <a:solidFill>
                          <a:prstClr val="white"/>
                        </a:solidFill>
                        <a:ln>
                          <a:noFill/>
                        </a:ln>
                      </wps:spPr>
                      <wps:txbx>
                        <w:txbxContent>
                          <w:p w14:paraId="700CD304" w14:textId="40FFA66B" w:rsidR="00C0442D" w:rsidRPr="001204CD" w:rsidRDefault="00C0442D" w:rsidP="00921885">
                            <w:pPr>
                              <w:pStyle w:val="Caption"/>
                              <w:rPr>
                                <w:rFonts w:eastAsia="Noto Serif CJK SC" w:cs="Times New Roman"/>
                                <w:i w:val="0"/>
                                <w:iCs w:val="0"/>
                                <w:color w:val="auto"/>
                                <w:kern w:val="2"/>
                                <w:sz w:val="24"/>
                                <w:szCs w:val="24"/>
                                <w:lang w:eastAsia="zh-CN" w:bidi="hi-IN"/>
                              </w:rPr>
                            </w:pPr>
                            <w:r w:rsidRPr="001204CD">
                              <w:rPr>
                                <w:b/>
                                <w:bCs/>
                                <w:i w:val="0"/>
                                <w:iCs w:val="0"/>
                                <w:color w:val="auto"/>
                                <w:sz w:val="24"/>
                                <w:szCs w:val="24"/>
                              </w:rPr>
                              <w:t xml:space="preserve">Figure 2: </w:t>
                            </w:r>
                            <w:r w:rsidRPr="001204CD">
                              <w:rPr>
                                <w:rFonts w:eastAsiaTheme="minorEastAsia" w:cs="Times New Roman"/>
                                <w:i w:val="0"/>
                                <w:iCs w:val="0"/>
                                <w:color w:val="auto"/>
                                <w:kern w:val="24"/>
                                <w:sz w:val="24"/>
                                <w:szCs w:val="24"/>
                              </w:rPr>
                              <w:t>Three-dimensional computer-aided design (CAD) models of the NASA P-3 Navy pylon configuration (Figure 2-A) and Extended pylon configuration (Figure 2-B). Each configuration contains designs for the Cloud Droplet Probe and “bullet” canister used during ORACLES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77C2C" id="Text Box 4" o:spid="_x0000_s1027" type="#_x0000_t202" style="position:absolute;left:0;text-align:left;margin-left:0;margin-top:249.35pt;width:450pt;height:65.2pt;z-index:2516643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" stroked="f">
                <v:textbox style="mso-fit-shape-to-text:t" inset="0,0,0,0">
                  <w:txbxContent>
                    <w:p w14:paraId="700CD304" w14:textId="40FFA66B" w:rsidR="00C0442D" w:rsidRPr="001204CD" w:rsidRDefault="00C0442D" w:rsidP="00921885">
                      <w:pPr>
                        <w:pStyle w:val="Caption"/>
                        <w:rPr>
                          <w:rFonts w:eastAsia="Noto Serif CJK SC" w:cs="Times New Roman"/>
                          <w:i w:val="0"/>
                          <w:iCs w:val="0"/>
                          <w:color w:val="auto"/>
                          <w:kern w:val="2"/>
                          <w:sz w:val="24"/>
                          <w:szCs w:val="24"/>
                          <w:lang w:eastAsia="zh-CN" w:bidi="hi-IN"/>
                        </w:rPr>
                      </w:pPr>
                      <w:r w:rsidRPr="001204CD">
                        <w:rPr>
                          <w:b/>
                          <w:bCs/>
                          <w:i w:val="0"/>
                          <w:iCs w:val="0"/>
                          <w:color w:val="auto"/>
                          <w:sz w:val="24"/>
                          <w:szCs w:val="24"/>
                        </w:rPr>
                        <w:t xml:space="preserve">Figure 2: </w:t>
                      </w:r>
                      <w:r w:rsidRPr="001204CD">
                        <w:rPr>
                          <w:rFonts w:eastAsiaTheme="minorEastAsia" w:cs="Times New Roman"/>
                          <w:i w:val="0"/>
                          <w:iCs w:val="0"/>
                          <w:color w:val="auto"/>
                          <w:kern w:val="24"/>
                          <w:sz w:val="24"/>
                          <w:szCs w:val="24"/>
                        </w:rPr>
                        <w:t>Three-dimensional computer-aided design (CAD) models of the NASA P-3 Navy pylon configuration (Figure 2-A) and Extended pylon configuration (Figure 2-B). Each configuration contains designs for the Cloud Droplet Probe and “bullet” canister used during ORACLES 2018.</w:t>
                      </w:r>
                    </w:p>
                  </w:txbxContent>
                </v:textbox>
                <w10:wrap type="topAndBottom" anchory="page"/>
              </v:shape>
            </w:pict>
          </mc:Fallback>
        </mc:AlternateContent>
      </w:r>
      <w:r w:rsidR="00921885">
        <w:rPr>
          <w:noProof/>
        </w:rPr>
        <w:drawing>
          <wp:anchor distT="0" distB="0" distL="114300" distR="114300" simplePos="0" relativeHeight="251662336" behindDoc="0" locked="0" layoutInCell="1" allowOverlap="1" wp14:anchorId="7CDCCCFB" wp14:editId="02784DF4">
            <wp:simplePos x="0" y="0"/>
            <wp:positionH relativeFrom="column">
              <wp:posOffset>0</wp:posOffset>
            </wp:positionH>
            <wp:positionV relativeFrom="page">
              <wp:posOffset>914400</wp:posOffset>
            </wp:positionV>
            <wp:extent cx="5715000" cy="2199005"/>
            <wp:effectExtent l="0" t="0" r="0" b="0"/>
            <wp:wrapTopAndBottom/>
            <wp:docPr id="3" name="Content Placeholder 13" descr="Diagram&#10;&#10;Description automatically generated">
              <a:extLst xmlns:a="http://schemas.openxmlformats.org/drawingml/2006/main">
                <a:ext uri="{FF2B5EF4-FFF2-40B4-BE49-F238E27FC236}">
                  <a16:creationId xmlns:a16="http://schemas.microsoft.com/office/drawing/2014/main" id="{4334AC78-6380-43F1-BB77-E7408035CF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13" descr="Diagram&#10;&#10;Description automatically generated">
                      <a:extLst>
                        <a:ext uri="{FF2B5EF4-FFF2-40B4-BE49-F238E27FC236}">
                          <a16:creationId xmlns:a16="http://schemas.microsoft.com/office/drawing/2014/main" id="{4334AC78-6380-43F1-BB77-E7408035CF1F}"/>
                        </a:ext>
                      </a:extLst>
                    </pic:cNvPr>
                    <pic:cNvPicPr>
                      <a:picLocks noChangeAspect="1"/>
                    </pic:cNvPicPr>
                  </pic:nvPicPr>
                  <pic:blipFill rotWithShape="1">
                    <a:blip r:embed="rId16">
                      <a:extLst>
                        <a:ext uri="{28A0092B-C50C-407E-A947-70E740481C1C}">
                          <a14:useLocalDpi xmlns:a14="http://schemas.microsoft.com/office/drawing/2010/main" val="0"/>
                        </a:ext>
                      </a:extLst>
                    </a:blip>
                    <a:srcRect t="1" r="2656" b="18059"/>
                    <a:stretch/>
                  </pic:blipFill>
                  <pic:spPr>
                    <a:xfrm>
                      <a:off x="0" y="0"/>
                      <a:ext cx="5715000" cy="2199005"/>
                    </a:xfrm>
                    <a:prstGeom prst="rect">
                      <a:avLst/>
                    </a:prstGeom>
                  </pic:spPr>
                </pic:pic>
              </a:graphicData>
            </a:graphic>
          </wp:anchor>
        </w:drawing>
      </w:r>
      <w:r w:rsidRPr="00090F04">
        <w:rPr>
          <w:rFonts w:eastAsia="Noto Serif CJK SC" w:cs="Times New Roman"/>
          <w:color w:val="auto"/>
          <w:kern w:val="2"/>
          <w:szCs w:val="24"/>
          <w:lang w:eastAsia="zh-CN" w:bidi="hi-IN"/>
        </w:rPr>
        <w:t xml:space="preserve">shown </w:t>
      </w:r>
      <w:r w:rsidRPr="00617926">
        <w:rPr>
          <w:rFonts w:eastAsia="Noto Serif CJK SC" w:cs="Times New Roman"/>
          <w:color w:val="auto"/>
          <w:kern w:val="2"/>
          <w:szCs w:val="24"/>
          <w:lang w:eastAsia="zh-CN" w:bidi="hi-IN"/>
        </w:rPr>
        <w:t xml:space="preserve">in </w:t>
      </w:r>
      <w:r w:rsidRPr="00693EC2">
        <w:rPr>
          <w:rFonts w:eastAsia="Noto Serif CJK SC" w:cs="Times New Roman"/>
          <w:color w:val="auto"/>
          <w:kern w:val="2"/>
          <w:szCs w:val="24"/>
          <w:highlight w:val="cyan"/>
          <w:lang w:eastAsia="zh-CN" w:bidi="hi-IN"/>
        </w:rPr>
        <w:t>Figure 2</w:t>
      </w:r>
      <w:r w:rsidRPr="00617926">
        <w:rPr>
          <w:rFonts w:eastAsia="Noto Serif CJK SC" w:cs="Times New Roman"/>
          <w:color w:val="auto"/>
          <w:kern w:val="2"/>
          <w:szCs w:val="24"/>
          <w:lang w:eastAsia="zh-CN" w:bidi="hi-IN"/>
        </w:rPr>
        <w:t xml:space="preserve">. </w:t>
      </w:r>
      <w:r w:rsidR="00D51590" w:rsidRPr="00617926">
        <w:rPr>
          <w:rFonts w:eastAsia="Noto Serif CJK SC" w:cs="Times New Roman"/>
          <w:color w:val="auto"/>
          <w:kern w:val="2"/>
          <w:szCs w:val="24"/>
          <w:lang w:eastAsia="zh-CN" w:bidi="hi-IN"/>
        </w:rPr>
        <w:t>With</w:t>
      </w:r>
      <w:r w:rsidR="00D51590">
        <w:rPr>
          <w:rFonts w:eastAsia="Noto Serif CJK SC" w:cs="Times New Roman"/>
          <w:color w:val="auto"/>
          <w:kern w:val="2"/>
          <w:szCs w:val="24"/>
          <w:lang w:eastAsia="zh-CN" w:bidi="hi-IN"/>
        </w:rPr>
        <w:t xml:space="preserve"> </w:t>
      </w:r>
      <w:r w:rsidR="00BA0A10">
        <w:rPr>
          <w:rFonts w:eastAsia="Noto Serif CJK SC" w:cs="Times New Roman"/>
          <w:color w:val="auto"/>
          <w:kern w:val="2"/>
          <w:szCs w:val="24"/>
          <w:lang w:eastAsia="zh-CN" w:bidi="hi-IN"/>
        </w:rPr>
        <w:t xml:space="preserve">the FreeCAD software package, </w:t>
      </w:r>
      <w:r w:rsidR="006F6B51">
        <w:rPr>
          <w:rFonts w:eastAsia="Noto Serif CJK SC" w:cs="Times New Roman"/>
          <w:color w:val="auto"/>
          <w:kern w:val="2"/>
          <w:szCs w:val="24"/>
          <w:lang w:eastAsia="zh-CN" w:bidi="hi-IN"/>
        </w:rPr>
        <w:t xml:space="preserve">additional </w:t>
      </w:r>
      <w:r w:rsidR="0090032F">
        <w:rPr>
          <w:rFonts w:eastAsia="Noto Serif CJK SC" w:cs="Times New Roman"/>
          <w:color w:val="auto"/>
          <w:kern w:val="2"/>
          <w:szCs w:val="24"/>
          <w:lang w:eastAsia="zh-CN" w:bidi="hi-IN"/>
        </w:rPr>
        <w:t xml:space="preserve">CAD </w:t>
      </w:r>
      <w:r w:rsidR="006F6B51">
        <w:rPr>
          <w:rFonts w:eastAsia="Noto Serif CJK SC" w:cs="Times New Roman"/>
          <w:color w:val="auto"/>
          <w:kern w:val="2"/>
          <w:szCs w:val="24"/>
          <w:lang w:eastAsia="zh-CN" w:bidi="hi-IN"/>
        </w:rPr>
        <w:t>models of both pylon configurations attached to the P-3 wing hard-points at Station 9 (furthest outboard, port-side location) were created</w:t>
      </w:r>
      <w:r w:rsidR="005D5413">
        <w:rPr>
          <w:rFonts w:eastAsia="Noto Serif CJK SC" w:cs="Times New Roman"/>
          <w:color w:val="auto"/>
          <w:kern w:val="2"/>
          <w:szCs w:val="24"/>
          <w:lang w:eastAsia="zh-CN" w:bidi="hi-IN"/>
        </w:rPr>
        <w:t xml:space="preserve"> from the NASA Wallops Island Flight Facility CAD models</w:t>
      </w:r>
      <w:r w:rsidR="006F6B51">
        <w:rPr>
          <w:rFonts w:eastAsia="Noto Serif CJK SC" w:cs="Times New Roman"/>
          <w:color w:val="auto"/>
          <w:kern w:val="2"/>
          <w:szCs w:val="24"/>
          <w:lang w:eastAsia="zh-CN" w:bidi="hi-IN"/>
        </w:rPr>
        <w:t>. FreeCAD is a</w:t>
      </w:r>
      <w:r w:rsidR="00F85994">
        <w:rPr>
          <w:rFonts w:eastAsia="Noto Serif CJK SC" w:cs="Times New Roman"/>
          <w:color w:val="auto"/>
          <w:kern w:val="2"/>
          <w:szCs w:val="24"/>
          <w:lang w:eastAsia="zh-CN" w:bidi="hi-IN"/>
        </w:rPr>
        <w:t>n open-source</w:t>
      </w:r>
      <w:r w:rsidR="006F22E4">
        <w:rPr>
          <w:rFonts w:eastAsia="Noto Serif CJK SC" w:cs="Times New Roman"/>
          <w:color w:val="auto"/>
          <w:kern w:val="2"/>
          <w:szCs w:val="24"/>
          <w:lang w:eastAsia="zh-CN" w:bidi="hi-IN"/>
        </w:rPr>
        <w:t xml:space="preserve">, three-dimensional </w:t>
      </w:r>
      <w:r w:rsidR="004C118B">
        <w:rPr>
          <w:rFonts w:eastAsia="Noto Serif CJK SC" w:cs="Times New Roman"/>
          <w:color w:val="auto"/>
          <w:kern w:val="2"/>
          <w:szCs w:val="24"/>
          <w:lang w:eastAsia="zh-CN" w:bidi="hi-IN"/>
        </w:rPr>
        <w:t xml:space="preserve">parametric </w:t>
      </w:r>
      <w:r w:rsidR="0090032F">
        <w:rPr>
          <w:rFonts w:eastAsia="Noto Serif CJK SC" w:cs="Times New Roman"/>
          <w:color w:val="auto"/>
          <w:kern w:val="2"/>
          <w:szCs w:val="24"/>
          <w:lang w:eastAsia="zh-CN" w:bidi="hi-IN"/>
        </w:rPr>
        <w:t xml:space="preserve">CAD </w:t>
      </w:r>
      <w:r w:rsidR="004C118B">
        <w:rPr>
          <w:rFonts w:eastAsia="Noto Serif CJK SC" w:cs="Times New Roman"/>
          <w:color w:val="auto"/>
          <w:kern w:val="2"/>
          <w:szCs w:val="24"/>
          <w:lang w:eastAsia="zh-CN" w:bidi="hi-IN"/>
        </w:rPr>
        <w:t xml:space="preserve">modeling </w:t>
      </w:r>
      <w:r w:rsidR="0012080F">
        <w:rPr>
          <w:rFonts w:eastAsia="Noto Serif CJK SC" w:cs="Times New Roman"/>
          <w:color w:val="auto"/>
          <w:kern w:val="2"/>
          <w:szCs w:val="24"/>
          <w:lang w:eastAsia="zh-CN" w:bidi="hi-IN"/>
        </w:rPr>
        <w:t xml:space="preserve">application that allows users to </w:t>
      </w:r>
      <w:r w:rsidR="00E578D6">
        <w:rPr>
          <w:rFonts w:eastAsia="Noto Serif CJK SC" w:cs="Times New Roman"/>
          <w:color w:val="auto"/>
          <w:kern w:val="2"/>
          <w:szCs w:val="24"/>
          <w:lang w:eastAsia="zh-CN" w:bidi="hi-IN"/>
        </w:rPr>
        <w:t>produce models of objects for a variety of sizes and purposes</w:t>
      </w:r>
      <w:r w:rsidR="00FD338A">
        <w:rPr>
          <w:rFonts w:eastAsia="Noto Serif CJK SC" w:cs="Times New Roman"/>
          <w:color w:val="auto"/>
          <w:kern w:val="2"/>
          <w:szCs w:val="24"/>
          <w:lang w:eastAsia="zh-CN" w:bidi="hi-IN"/>
        </w:rPr>
        <w:t xml:space="preserve"> </w:t>
      </w:r>
      <w:r w:rsidR="00FD338A" w:rsidRPr="00FD338A">
        <w:rPr>
          <w:rFonts w:eastAsia="Noto Serif CJK SC" w:cs="Times New Roman"/>
          <w:color w:val="auto"/>
          <w:kern w:val="2"/>
          <w:szCs w:val="24"/>
          <w:highlight w:val="yellow"/>
          <w:lang w:eastAsia="zh-CN" w:bidi="hi-IN"/>
        </w:rPr>
        <w:t>(SOURCE)</w:t>
      </w:r>
      <w:r w:rsidR="00E578D6">
        <w:rPr>
          <w:rFonts w:eastAsia="Noto Serif CJK SC" w:cs="Times New Roman"/>
          <w:color w:val="auto"/>
          <w:kern w:val="2"/>
          <w:szCs w:val="24"/>
          <w:lang w:eastAsia="zh-CN" w:bidi="hi-IN"/>
        </w:rPr>
        <w:t xml:space="preserve">. The primary use of FreeCAD is to generate </w:t>
      </w:r>
      <w:r w:rsidR="00167E2D">
        <w:rPr>
          <w:rFonts w:eastAsia="Noto Serif CJK SC" w:cs="Times New Roman"/>
          <w:color w:val="auto"/>
          <w:kern w:val="2"/>
          <w:szCs w:val="24"/>
          <w:lang w:eastAsia="zh-CN" w:bidi="hi-IN"/>
        </w:rPr>
        <w:t>meshes from solid geometries</w:t>
      </w:r>
      <w:r w:rsidR="005D5413">
        <w:rPr>
          <w:rFonts w:eastAsia="Noto Serif CJK SC" w:cs="Times New Roman"/>
          <w:color w:val="auto"/>
          <w:kern w:val="2"/>
          <w:szCs w:val="24"/>
          <w:lang w:eastAsia="zh-CN" w:bidi="hi-IN"/>
        </w:rPr>
        <w:t xml:space="preserve"> for three-dimensional printing</w:t>
      </w:r>
      <w:r w:rsidR="00214A69">
        <w:rPr>
          <w:rFonts w:eastAsia="Noto Serif CJK SC" w:cs="Times New Roman"/>
          <w:color w:val="auto"/>
          <w:kern w:val="2"/>
          <w:szCs w:val="24"/>
          <w:lang w:eastAsia="zh-CN" w:bidi="hi-IN"/>
        </w:rPr>
        <w:t>. The mesh generation features of FreeCAD allow for the</w:t>
      </w:r>
      <w:r w:rsidR="00471D26">
        <w:rPr>
          <w:rFonts w:eastAsia="Noto Serif CJK SC" w:cs="Times New Roman"/>
          <w:color w:val="auto"/>
          <w:kern w:val="2"/>
          <w:szCs w:val="24"/>
          <w:lang w:eastAsia="zh-CN" w:bidi="hi-IN"/>
        </w:rPr>
        <w:t xml:space="preserve"> </w:t>
      </w:r>
      <w:r w:rsidR="000B45B0">
        <w:rPr>
          <w:rFonts w:eastAsia="Noto Serif CJK SC" w:cs="Times New Roman"/>
          <w:color w:val="auto"/>
          <w:kern w:val="2"/>
          <w:szCs w:val="24"/>
          <w:lang w:eastAsia="zh-CN" w:bidi="hi-IN"/>
        </w:rPr>
        <w:t xml:space="preserve">length between each node </w:t>
      </w:r>
      <w:r w:rsidR="00214A69">
        <w:rPr>
          <w:rFonts w:eastAsia="Noto Serif CJK SC" w:cs="Times New Roman"/>
          <w:color w:val="auto"/>
          <w:kern w:val="2"/>
          <w:szCs w:val="24"/>
          <w:lang w:eastAsia="zh-CN" w:bidi="hi-IN"/>
        </w:rPr>
        <w:t>to be</w:t>
      </w:r>
      <w:r w:rsidR="000B45B0">
        <w:rPr>
          <w:rFonts w:eastAsia="Noto Serif CJK SC" w:cs="Times New Roman"/>
          <w:color w:val="auto"/>
          <w:kern w:val="2"/>
          <w:szCs w:val="24"/>
          <w:lang w:eastAsia="zh-CN" w:bidi="hi-IN"/>
        </w:rPr>
        <w:t xml:space="preserve"> specified to </w:t>
      </w:r>
      <w:r w:rsidR="008D5D62">
        <w:rPr>
          <w:rFonts w:eastAsia="Noto Serif CJK SC" w:cs="Times New Roman"/>
          <w:color w:val="auto"/>
          <w:kern w:val="2"/>
          <w:szCs w:val="24"/>
          <w:lang w:eastAsia="zh-CN" w:bidi="hi-IN"/>
        </w:rPr>
        <w:t>dictate how the surface mesh conforms to the</w:t>
      </w:r>
      <w:r w:rsidR="000B45B0">
        <w:rPr>
          <w:rFonts w:eastAsia="Noto Serif CJK SC" w:cs="Times New Roman"/>
          <w:color w:val="auto"/>
          <w:kern w:val="2"/>
          <w:szCs w:val="24"/>
          <w:lang w:eastAsia="zh-CN" w:bidi="hi-IN"/>
        </w:rPr>
        <w:t xml:space="preserve"> geometry surface</w:t>
      </w:r>
      <w:r w:rsidR="00167E2D">
        <w:rPr>
          <w:rFonts w:eastAsia="Noto Serif CJK SC" w:cs="Times New Roman"/>
          <w:color w:val="auto"/>
          <w:kern w:val="2"/>
          <w:szCs w:val="24"/>
          <w:lang w:eastAsia="zh-CN" w:bidi="hi-IN"/>
        </w:rPr>
        <w:t xml:space="preserve">. </w:t>
      </w:r>
      <w:r w:rsidR="00D4624A">
        <w:rPr>
          <w:rFonts w:eastAsia="Noto Serif CJK SC" w:cs="Times New Roman"/>
          <w:color w:val="auto"/>
          <w:kern w:val="2"/>
          <w:szCs w:val="24"/>
          <w:lang w:eastAsia="zh-CN" w:bidi="hi-IN"/>
        </w:rPr>
        <w:t>Once the NASA P-3 pylon configurations were assemb</w:t>
      </w:r>
      <w:r w:rsidR="009B34AE">
        <w:rPr>
          <w:rFonts w:eastAsia="Noto Serif CJK SC" w:cs="Times New Roman"/>
          <w:color w:val="auto"/>
          <w:kern w:val="2"/>
          <w:szCs w:val="24"/>
          <w:lang w:eastAsia="zh-CN" w:bidi="hi-IN"/>
        </w:rPr>
        <w:t xml:space="preserve">led, </w:t>
      </w:r>
      <w:r w:rsidR="00AD2EC7">
        <w:rPr>
          <w:rFonts w:eastAsia="Noto Serif CJK SC" w:cs="Times New Roman"/>
          <w:color w:val="auto"/>
          <w:kern w:val="2"/>
          <w:szCs w:val="24"/>
          <w:lang w:eastAsia="zh-CN" w:bidi="hi-IN"/>
        </w:rPr>
        <w:t>surface meshes of the assembly were created within FreeCAD.</w:t>
      </w:r>
      <w:r w:rsidR="008D5D62">
        <w:rPr>
          <w:rFonts w:eastAsia="Noto Serif CJK SC" w:cs="Times New Roman"/>
          <w:color w:val="auto"/>
          <w:kern w:val="2"/>
          <w:szCs w:val="24"/>
          <w:lang w:eastAsia="zh-CN" w:bidi="hi-IN"/>
        </w:rPr>
        <w:t xml:space="preserve"> Due to </w:t>
      </w:r>
      <w:r w:rsidR="00BF28AC">
        <w:rPr>
          <w:rFonts w:eastAsia="Noto Serif CJK SC" w:cs="Times New Roman"/>
          <w:color w:val="auto"/>
          <w:kern w:val="2"/>
          <w:szCs w:val="24"/>
          <w:lang w:eastAsia="zh-CN" w:bidi="hi-IN"/>
        </w:rPr>
        <w:t xml:space="preserve">limited computational allowances, the length between surface nodes </w:t>
      </w:r>
      <w:r w:rsidR="00F73444">
        <w:rPr>
          <w:rFonts w:eastAsia="Noto Serif CJK SC" w:cs="Times New Roman"/>
          <w:color w:val="auto"/>
          <w:kern w:val="2"/>
          <w:szCs w:val="24"/>
          <w:lang w:eastAsia="zh-CN" w:bidi="hi-IN"/>
        </w:rPr>
        <w:t xml:space="preserve">for </w:t>
      </w:r>
      <w:r w:rsidR="00AD2EC7">
        <w:rPr>
          <w:rFonts w:eastAsia="Noto Serif CJK SC" w:cs="Times New Roman"/>
          <w:color w:val="auto"/>
          <w:kern w:val="2"/>
          <w:szCs w:val="24"/>
          <w:lang w:eastAsia="zh-CN" w:bidi="hi-IN"/>
        </w:rPr>
        <w:t>the</w:t>
      </w:r>
      <w:r w:rsidR="00F82469">
        <w:rPr>
          <w:rFonts w:eastAsia="Noto Serif CJK SC" w:cs="Times New Roman"/>
          <w:color w:val="auto"/>
          <w:kern w:val="2"/>
          <w:szCs w:val="24"/>
          <w:lang w:eastAsia="zh-CN" w:bidi="hi-IN"/>
        </w:rPr>
        <w:t xml:space="preserve"> P-3 fuselage</w:t>
      </w:r>
      <w:r w:rsidR="00F73444">
        <w:rPr>
          <w:rFonts w:eastAsia="Noto Serif CJK SC" w:cs="Times New Roman"/>
          <w:color w:val="auto"/>
          <w:kern w:val="2"/>
          <w:szCs w:val="24"/>
          <w:lang w:eastAsia="zh-CN" w:bidi="hi-IN"/>
        </w:rPr>
        <w:t xml:space="preserve"> </w:t>
      </w:r>
      <w:r w:rsidR="009D304B">
        <w:rPr>
          <w:rFonts w:eastAsia="Noto Serif CJK SC" w:cs="Times New Roman"/>
          <w:color w:val="auto"/>
          <w:kern w:val="2"/>
          <w:szCs w:val="24"/>
          <w:lang w:eastAsia="zh-CN" w:bidi="hi-IN"/>
        </w:rPr>
        <w:t>were</w:t>
      </w:r>
      <w:r w:rsidR="00F73444">
        <w:rPr>
          <w:rFonts w:eastAsia="Noto Serif CJK SC" w:cs="Times New Roman"/>
          <w:color w:val="auto"/>
          <w:kern w:val="2"/>
          <w:szCs w:val="24"/>
          <w:lang w:eastAsia="zh-CN" w:bidi="hi-IN"/>
        </w:rPr>
        <w:t xml:space="preserve"> set to ten millimeters</w:t>
      </w:r>
      <w:r w:rsidR="00DA6A7A">
        <w:rPr>
          <w:rFonts w:eastAsia="Noto Serif CJK SC" w:cs="Times New Roman"/>
          <w:color w:val="auto"/>
          <w:kern w:val="2"/>
          <w:szCs w:val="24"/>
          <w:lang w:eastAsia="zh-CN" w:bidi="hi-IN"/>
        </w:rPr>
        <w:t xml:space="preserve"> (10 mm)</w:t>
      </w:r>
      <w:r w:rsidR="00F73444">
        <w:rPr>
          <w:rFonts w:eastAsia="Noto Serif CJK SC" w:cs="Times New Roman"/>
          <w:color w:val="auto"/>
          <w:kern w:val="2"/>
          <w:szCs w:val="24"/>
          <w:lang w:eastAsia="zh-CN" w:bidi="hi-IN"/>
        </w:rPr>
        <w:t xml:space="preserve">. The length between surface nodes for the P-3 pylon and OAP canisters </w:t>
      </w:r>
      <w:r w:rsidR="009D304B">
        <w:rPr>
          <w:rFonts w:eastAsia="Noto Serif CJK SC" w:cs="Times New Roman"/>
          <w:color w:val="auto"/>
          <w:kern w:val="2"/>
          <w:szCs w:val="24"/>
          <w:lang w:eastAsia="zh-CN" w:bidi="hi-IN"/>
        </w:rPr>
        <w:t>were</w:t>
      </w:r>
      <w:r w:rsidR="00F73444">
        <w:rPr>
          <w:rFonts w:eastAsia="Noto Serif CJK SC" w:cs="Times New Roman"/>
          <w:color w:val="auto"/>
          <w:kern w:val="2"/>
          <w:szCs w:val="24"/>
          <w:lang w:eastAsia="zh-CN" w:bidi="hi-IN"/>
        </w:rPr>
        <w:t xml:space="preserve"> set to the maximum resolution of</w:t>
      </w:r>
      <w:r w:rsidR="00F1156D">
        <w:rPr>
          <w:rFonts w:eastAsia="Noto Serif CJK SC" w:cs="Times New Roman"/>
          <w:color w:val="auto"/>
          <w:kern w:val="2"/>
          <w:szCs w:val="24"/>
          <w:lang w:eastAsia="zh-CN" w:bidi="hi-IN"/>
        </w:rPr>
        <w:t xml:space="preserve"> a </w:t>
      </w:r>
      <w:r w:rsidR="00DA6A7A">
        <w:rPr>
          <w:rFonts w:eastAsia="Noto Serif CJK SC" w:cs="Times New Roman"/>
          <w:color w:val="auto"/>
          <w:kern w:val="2"/>
          <w:szCs w:val="24"/>
          <w:lang w:eastAsia="zh-CN" w:bidi="hi-IN"/>
        </w:rPr>
        <w:t>hundred microns (0.1 mm)</w:t>
      </w:r>
      <w:r w:rsidR="00F73444">
        <w:rPr>
          <w:rFonts w:eastAsia="Noto Serif CJK SC" w:cs="Times New Roman"/>
          <w:color w:val="auto"/>
          <w:kern w:val="2"/>
          <w:szCs w:val="24"/>
          <w:lang w:eastAsia="zh-CN" w:bidi="hi-IN"/>
        </w:rPr>
        <w:t xml:space="preserve">. </w:t>
      </w:r>
      <w:r w:rsidR="009D304B">
        <w:rPr>
          <w:rFonts w:eastAsia="Noto Serif CJK SC" w:cs="Times New Roman"/>
          <w:color w:val="auto"/>
          <w:kern w:val="2"/>
          <w:szCs w:val="24"/>
          <w:lang w:eastAsia="zh-CN" w:bidi="hi-IN"/>
        </w:rPr>
        <w:t xml:space="preserve">The NASA P-3 pylon configuration surface meshes were saved </w:t>
      </w:r>
      <w:r w:rsidR="00130541">
        <w:rPr>
          <w:rFonts w:eastAsia="Noto Serif CJK SC" w:cs="Times New Roman"/>
          <w:color w:val="auto"/>
          <w:kern w:val="2"/>
          <w:szCs w:val="24"/>
          <w:lang w:eastAsia="zh-CN" w:bidi="hi-IN"/>
        </w:rPr>
        <w:t>in</w:t>
      </w:r>
      <w:r w:rsidR="009D304B">
        <w:rPr>
          <w:rFonts w:eastAsia="Noto Serif CJK SC" w:cs="Times New Roman"/>
          <w:color w:val="auto"/>
          <w:kern w:val="2"/>
          <w:szCs w:val="24"/>
          <w:lang w:eastAsia="zh-CN" w:bidi="hi-IN"/>
        </w:rPr>
        <w:t xml:space="preserve"> the Wavefront </w:t>
      </w:r>
      <w:r w:rsidR="006B3930">
        <w:rPr>
          <w:rFonts w:eastAsia="Noto Serif CJK SC" w:cs="Times New Roman"/>
          <w:color w:val="auto"/>
          <w:kern w:val="2"/>
          <w:szCs w:val="24"/>
          <w:lang w:eastAsia="zh-CN" w:bidi="hi-IN"/>
        </w:rPr>
        <w:t xml:space="preserve">OBJ </w:t>
      </w:r>
      <w:r w:rsidR="00503346">
        <w:rPr>
          <w:rFonts w:eastAsia="Noto Serif CJK SC" w:cs="Times New Roman"/>
          <w:color w:val="auto"/>
          <w:kern w:val="2"/>
          <w:szCs w:val="24"/>
          <w:lang w:eastAsia="zh-CN" w:bidi="hi-IN"/>
        </w:rPr>
        <w:t xml:space="preserve">file format, a human readable format that represents three-dimensional geometry </w:t>
      </w:r>
      <w:r w:rsidR="001E3C22">
        <w:rPr>
          <w:rFonts w:eastAsia="Noto Serif CJK SC" w:cs="Times New Roman"/>
          <w:color w:val="auto"/>
          <w:kern w:val="2"/>
          <w:szCs w:val="24"/>
          <w:lang w:eastAsia="zh-CN" w:bidi="hi-IN"/>
        </w:rPr>
        <w:t>by storing the position of each vertex</w:t>
      </w:r>
      <w:r w:rsidR="00024E2C">
        <w:rPr>
          <w:rFonts w:eastAsia="Noto Serif CJK SC" w:cs="Times New Roman"/>
          <w:color w:val="auto"/>
          <w:kern w:val="2"/>
          <w:szCs w:val="24"/>
          <w:lang w:eastAsia="zh-CN" w:bidi="hi-IN"/>
        </w:rPr>
        <w:t xml:space="preserve"> </w:t>
      </w:r>
      <w:r w:rsidR="00024E2C" w:rsidRPr="00024E2C">
        <w:rPr>
          <w:rFonts w:eastAsia="Noto Serif CJK SC" w:cs="Times New Roman"/>
          <w:color w:val="auto"/>
          <w:kern w:val="2"/>
          <w:szCs w:val="24"/>
          <w:highlight w:val="yellow"/>
          <w:lang w:eastAsia="zh-CN" w:bidi="hi-IN"/>
        </w:rPr>
        <w:t>(SOURCE)</w:t>
      </w:r>
      <w:r w:rsidR="001E3C22">
        <w:rPr>
          <w:rFonts w:eastAsia="Noto Serif CJK SC" w:cs="Times New Roman"/>
          <w:color w:val="auto"/>
          <w:kern w:val="2"/>
          <w:szCs w:val="24"/>
          <w:lang w:eastAsia="zh-CN" w:bidi="hi-IN"/>
        </w:rPr>
        <w:t xml:space="preserve">. Due to the differences in the native units </w:t>
      </w:r>
      <w:r w:rsidR="00CC1E79">
        <w:rPr>
          <w:rFonts w:eastAsia="Noto Serif CJK SC" w:cs="Times New Roman"/>
          <w:color w:val="auto"/>
          <w:kern w:val="2"/>
          <w:szCs w:val="24"/>
          <w:lang w:eastAsia="zh-CN" w:bidi="hi-IN"/>
        </w:rPr>
        <w:t xml:space="preserve">between </w:t>
      </w:r>
      <w:r w:rsidR="00CC1E79">
        <w:rPr>
          <w:rFonts w:eastAsia="Noto Serif CJK SC" w:cs="Times New Roman"/>
          <w:color w:val="auto"/>
          <w:kern w:val="2"/>
          <w:szCs w:val="24"/>
          <w:lang w:eastAsia="zh-CN" w:bidi="hi-IN"/>
        </w:rPr>
        <w:lastRenderedPageBreak/>
        <w:t xml:space="preserve">FreeCAD and OpenFOAM, the entire </w:t>
      </w:r>
      <w:r w:rsidR="00974327">
        <w:rPr>
          <w:rFonts w:eastAsia="Noto Serif CJK SC" w:cs="Times New Roman"/>
          <w:color w:val="auto"/>
          <w:kern w:val="2"/>
          <w:szCs w:val="24"/>
          <w:lang w:eastAsia="zh-CN" w:bidi="hi-IN"/>
        </w:rPr>
        <w:t xml:space="preserve">P-3 pylon configuration </w:t>
      </w:r>
      <w:r w:rsidR="00CC1E79">
        <w:rPr>
          <w:rFonts w:eastAsia="Noto Serif CJK SC" w:cs="Times New Roman"/>
          <w:color w:val="auto"/>
          <w:kern w:val="2"/>
          <w:szCs w:val="24"/>
          <w:lang w:eastAsia="zh-CN" w:bidi="hi-IN"/>
        </w:rPr>
        <w:t xml:space="preserve">surface mesh was scaled by </w:t>
      </w:r>
      <w:r w:rsidR="008C72F6">
        <w:rPr>
          <w:rFonts w:eastAsia="Noto Serif CJK SC" w:cs="Times New Roman"/>
          <w:color w:val="auto"/>
          <w:kern w:val="2"/>
          <w:szCs w:val="24"/>
          <w:lang w:eastAsia="zh-CN" w:bidi="hi-IN"/>
        </w:rPr>
        <w:t xml:space="preserve">one thousandth </w:t>
      </w:r>
      <w:r w:rsidR="006E1F54">
        <w:rPr>
          <w:rFonts w:eastAsia="Noto Serif CJK SC" w:cs="Times New Roman"/>
          <w:color w:val="auto"/>
          <w:kern w:val="2"/>
          <w:szCs w:val="24"/>
          <w:lang w:eastAsia="zh-CN" w:bidi="hi-IN"/>
        </w:rPr>
        <w:t xml:space="preserve">(1/1000) </w:t>
      </w:r>
      <w:r w:rsidR="00974327">
        <w:rPr>
          <w:rFonts w:eastAsia="Noto Serif CJK SC" w:cs="Times New Roman"/>
          <w:color w:val="auto"/>
          <w:kern w:val="2"/>
          <w:szCs w:val="24"/>
          <w:lang w:eastAsia="zh-CN" w:bidi="hi-IN"/>
        </w:rPr>
        <w:t xml:space="preserve">to convert </w:t>
      </w:r>
      <w:r w:rsidR="000546CA">
        <w:rPr>
          <w:rFonts w:eastAsia="Noto Serif CJK SC" w:cs="Times New Roman"/>
          <w:color w:val="auto"/>
          <w:kern w:val="2"/>
          <w:szCs w:val="24"/>
          <w:lang w:eastAsia="zh-CN" w:bidi="hi-IN"/>
        </w:rPr>
        <w:t>saved vertex positions</w:t>
      </w:r>
      <w:r w:rsidR="00974327">
        <w:rPr>
          <w:rFonts w:eastAsia="Noto Serif CJK SC" w:cs="Times New Roman"/>
          <w:color w:val="auto"/>
          <w:kern w:val="2"/>
          <w:szCs w:val="24"/>
          <w:lang w:eastAsia="zh-CN" w:bidi="hi-IN"/>
        </w:rPr>
        <w:t xml:space="preserve"> from millimeters to mete</w:t>
      </w:r>
      <w:r w:rsidR="00974327" w:rsidRPr="004F0A1B">
        <w:rPr>
          <w:rFonts w:eastAsia="Noto Serif CJK SC" w:cs="Times New Roman"/>
          <w:color w:val="auto"/>
          <w:kern w:val="2"/>
          <w:szCs w:val="24"/>
          <w:lang w:eastAsia="zh-CN" w:bidi="hi-IN"/>
        </w:rPr>
        <w:t xml:space="preserve">rs. </w:t>
      </w:r>
    </w:p>
    <w:p w14:paraId="1E3EEB8C" w14:textId="5B96ABF0" w:rsidR="0037322C" w:rsidRPr="000C376B" w:rsidRDefault="004F0A1B" w:rsidP="00DC0F47">
      <w:pPr>
        <w:ind w:firstLine="720"/>
        <w:rPr>
          <w:rFonts w:eastAsia="Noto Serif CJK SC" w:cs="Times New Roman"/>
          <w:color w:val="auto"/>
          <w:kern w:val="2"/>
          <w:szCs w:val="24"/>
          <w:lang w:eastAsia="zh-CN" w:bidi="hi-IN"/>
        </w:rPr>
      </w:pPr>
      <w:r w:rsidRPr="004F0A1B">
        <w:rPr>
          <w:rFonts w:eastAsia="Noto Serif CJK SC" w:cs="Times New Roman"/>
          <w:color w:val="auto"/>
          <w:kern w:val="2"/>
          <w:szCs w:val="24"/>
          <w:lang w:eastAsia="zh-CN" w:bidi="hi-IN"/>
        </w:rPr>
        <w:t xml:space="preserve">To generate the volume mesh within OpenFOAM, a simplistic three-dimensional cubic domain is first created with the </w:t>
      </w:r>
      <w:r w:rsidRPr="004F0A1B">
        <w:rPr>
          <w:rFonts w:eastAsia="Noto Serif CJK SC" w:cs="Times New Roman"/>
          <w:i/>
          <w:iCs/>
          <w:color w:val="auto"/>
          <w:kern w:val="2"/>
          <w:szCs w:val="24"/>
          <w:lang w:eastAsia="zh-CN" w:bidi="hi-IN"/>
        </w:rPr>
        <w:t>blockMesh</w:t>
      </w:r>
      <w:r w:rsidRPr="004F0A1B">
        <w:rPr>
          <w:rFonts w:eastAsia="Noto Serif CJK SC" w:cs="Times New Roman"/>
          <w:color w:val="auto"/>
          <w:kern w:val="2"/>
          <w:szCs w:val="24"/>
          <w:lang w:eastAsia="zh-CN" w:bidi="hi-IN"/>
        </w:rPr>
        <w:t xml:space="preserve"> utility. Similar to previous studies </w:t>
      </w:r>
      <w:r w:rsidRPr="00F4140B">
        <w:rPr>
          <w:rFonts w:eastAsia="Noto Serif CJK SC" w:cs="Times New Roman"/>
          <w:color w:val="auto"/>
          <w:kern w:val="2"/>
          <w:szCs w:val="24"/>
          <w:highlight w:val="yellow"/>
          <w:lang w:eastAsia="zh-CN" w:bidi="hi-IN"/>
        </w:rPr>
        <w:t>(King 1984; Norment 1988; Spanu et al. 2020),</w:t>
      </w:r>
      <w:r w:rsidRPr="004F0A1B">
        <w:rPr>
          <w:rFonts w:eastAsia="Noto Serif CJK SC" w:cs="Times New Roman"/>
          <w:color w:val="auto"/>
          <w:kern w:val="2"/>
          <w:szCs w:val="24"/>
          <w:lang w:eastAsia="zh-CN" w:bidi="hi-IN"/>
        </w:rPr>
        <w:t xml:space="preserve"> the domain is configured to be 10 times the length of the pylon assembly in order to minimize the effects of </w:t>
      </w:r>
      <w:r w:rsidRPr="00980CCE">
        <w:rPr>
          <w:rFonts w:eastAsia="Noto Serif CJK SC" w:cs="Times New Roman"/>
          <w:color w:val="auto"/>
          <w:kern w:val="2"/>
          <w:szCs w:val="24"/>
          <w:lang w:eastAsia="zh-CN" w:bidi="hi-IN"/>
        </w:rPr>
        <w:t>domain boundaries</w:t>
      </w:r>
      <w:r w:rsidR="00125BF4" w:rsidRPr="00980CCE">
        <w:rPr>
          <w:rFonts w:eastAsia="Noto Serif CJK SC" w:cs="Times New Roman"/>
          <w:color w:val="auto"/>
          <w:kern w:val="2"/>
          <w:szCs w:val="24"/>
          <w:lang w:eastAsia="zh-CN" w:bidi="hi-IN"/>
        </w:rPr>
        <w:t xml:space="preserve">, resulting in a </w:t>
      </w:r>
      <w:r w:rsidR="004C4AAD" w:rsidRPr="00980CCE">
        <w:rPr>
          <w:rFonts w:eastAsia="Noto Serif CJK SC" w:cs="Times New Roman"/>
          <w:color w:val="auto"/>
          <w:kern w:val="2"/>
          <w:szCs w:val="24"/>
          <w:lang w:eastAsia="zh-CN" w:bidi="hi-IN"/>
        </w:rPr>
        <w:t xml:space="preserve">volume mesh three hundred meters in </w:t>
      </w:r>
      <w:r w:rsidR="001B727D" w:rsidRPr="00980CCE">
        <w:rPr>
          <w:rFonts w:eastAsia="Noto Serif CJK SC" w:cs="Times New Roman"/>
          <w:color w:val="auto"/>
          <w:kern w:val="2"/>
          <w:szCs w:val="24"/>
          <w:lang w:eastAsia="zh-CN" w:bidi="hi-IN"/>
        </w:rPr>
        <w:t xml:space="preserve">length in each dimension. </w:t>
      </w:r>
      <w:r w:rsidR="0037322C" w:rsidRPr="00980CCE">
        <w:rPr>
          <w:rFonts w:eastAsia="Noto Serif CJK SC" w:cs="Times New Roman"/>
          <w:color w:val="auto"/>
          <w:kern w:val="2"/>
          <w:szCs w:val="24"/>
          <w:lang w:eastAsia="zh-CN" w:bidi="hi-IN"/>
        </w:rPr>
        <w:t xml:space="preserve">To </w:t>
      </w:r>
      <w:r w:rsidR="00050C9B">
        <w:rPr>
          <w:rFonts w:eastAsia="Noto Serif CJK SC" w:cs="Times New Roman"/>
          <w:color w:val="auto"/>
          <w:kern w:val="2"/>
          <w:szCs w:val="24"/>
          <w:lang w:eastAsia="zh-CN" w:bidi="hi-IN"/>
        </w:rPr>
        <w:t xml:space="preserve">incorporate </w:t>
      </w:r>
      <w:r w:rsidR="00362DB1">
        <w:rPr>
          <w:rFonts w:eastAsia="Noto Serif CJK SC" w:cs="Times New Roman"/>
          <w:color w:val="auto"/>
          <w:kern w:val="2"/>
          <w:szCs w:val="24"/>
          <w:lang w:eastAsia="zh-CN" w:bidi="hi-IN"/>
        </w:rPr>
        <w:t>the complex surface mesh</w:t>
      </w:r>
      <w:r w:rsidR="00DC0F47">
        <w:rPr>
          <w:rFonts w:eastAsia="Noto Serif CJK SC" w:cs="Times New Roman"/>
          <w:color w:val="auto"/>
          <w:kern w:val="2"/>
          <w:szCs w:val="24"/>
          <w:lang w:eastAsia="zh-CN" w:bidi="hi-IN"/>
        </w:rPr>
        <w:t xml:space="preserve"> of the P-3 pylon configurations</w:t>
      </w:r>
      <w:r w:rsidR="00362DB1">
        <w:rPr>
          <w:rFonts w:eastAsia="Noto Serif CJK SC" w:cs="Times New Roman"/>
          <w:color w:val="auto"/>
          <w:kern w:val="2"/>
          <w:szCs w:val="24"/>
          <w:lang w:eastAsia="zh-CN" w:bidi="hi-IN"/>
        </w:rPr>
        <w:t xml:space="preserve"> generated </w:t>
      </w:r>
      <w:r w:rsidR="00932456">
        <w:rPr>
          <w:rFonts w:eastAsia="Noto Serif CJK SC" w:cs="Times New Roman"/>
          <w:color w:val="auto"/>
          <w:kern w:val="2"/>
          <w:szCs w:val="24"/>
          <w:lang w:eastAsia="zh-CN" w:bidi="hi-IN"/>
        </w:rPr>
        <w:t xml:space="preserve">by </w:t>
      </w:r>
      <w:r w:rsidR="00362DB1">
        <w:rPr>
          <w:rFonts w:eastAsia="Noto Serif CJK SC" w:cs="Times New Roman"/>
          <w:color w:val="auto"/>
          <w:kern w:val="2"/>
          <w:szCs w:val="24"/>
          <w:lang w:eastAsia="zh-CN" w:bidi="hi-IN"/>
        </w:rPr>
        <w:t xml:space="preserve">FreeCAD into the </w:t>
      </w:r>
      <w:r w:rsidR="00DC0F47">
        <w:rPr>
          <w:rFonts w:eastAsia="Noto Serif CJK SC" w:cs="Times New Roman"/>
          <w:color w:val="auto"/>
          <w:kern w:val="2"/>
          <w:szCs w:val="24"/>
          <w:lang w:eastAsia="zh-CN" w:bidi="hi-IN"/>
        </w:rPr>
        <w:t xml:space="preserve">volume mesh, </w:t>
      </w:r>
      <w:r w:rsidR="0037322C" w:rsidRPr="00980CCE">
        <w:rPr>
          <w:rFonts w:eastAsia="Noto Serif CJK SC" w:cs="Times New Roman"/>
          <w:color w:val="auto"/>
          <w:kern w:val="2"/>
          <w:szCs w:val="24"/>
          <w:lang w:eastAsia="zh-CN" w:bidi="hi-IN"/>
        </w:rPr>
        <w:t xml:space="preserve">the OpenFOAM utility </w:t>
      </w:r>
      <w:r w:rsidR="0037322C" w:rsidRPr="00980CCE">
        <w:rPr>
          <w:rFonts w:eastAsia="Noto Serif CJK SC" w:cs="Times New Roman"/>
          <w:i/>
          <w:iCs/>
          <w:color w:val="auto"/>
          <w:kern w:val="2"/>
          <w:szCs w:val="24"/>
          <w:lang w:eastAsia="zh-CN" w:bidi="hi-IN"/>
        </w:rPr>
        <w:t>snappyHexMesh</w:t>
      </w:r>
      <w:r w:rsidR="0037322C" w:rsidRPr="00980CCE">
        <w:rPr>
          <w:rFonts w:eastAsia="Noto Serif CJK SC" w:cs="Times New Roman"/>
          <w:color w:val="auto"/>
          <w:kern w:val="2"/>
          <w:szCs w:val="24"/>
          <w:lang w:eastAsia="zh-CN" w:bidi="hi-IN"/>
        </w:rPr>
        <w:t xml:space="preserve"> is used </w:t>
      </w:r>
      <w:r w:rsidR="00FE3B80">
        <w:rPr>
          <w:rFonts w:eastAsia="Noto Serif CJK SC" w:cs="Times New Roman"/>
          <w:color w:val="auto"/>
          <w:kern w:val="2"/>
          <w:szCs w:val="24"/>
          <w:lang w:eastAsia="zh-CN" w:bidi="hi-IN"/>
        </w:rPr>
        <w:t xml:space="preserve">to </w:t>
      </w:r>
      <w:r w:rsidR="00DF22F9">
        <w:rPr>
          <w:rFonts w:eastAsia="Noto Serif CJK SC" w:cs="Times New Roman"/>
          <w:color w:val="auto"/>
          <w:kern w:val="2"/>
          <w:szCs w:val="24"/>
          <w:lang w:eastAsia="zh-CN" w:bidi="hi-IN"/>
        </w:rPr>
        <w:t>conform</w:t>
      </w:r>
      <w:r w:rsidR="0037322C" w:rsidRPr="00980CCE">
        <w:rPr>
          <w:rFonts w:eastAsia="Noto Serif CJK SC" w:cs="Times New Roman"/>
          <w:color w:val="auto"/>
          <w:kern w:val="2"/>
          <w:szCs w:val="24"/>
          <w:lang w:eastAsia="zh-CN" w:bidi="hi-IN"/>
        </w:rPr>
        <w:t xml:space="preserve"> the volume mesh to the CAD model surface</w:t>
      </w:r>
      <w:r w:rsidR="00DF22F9">
        <w:rPr>
          <w:rFonts w:eastAsia="Noto Serif CJK SC" w:cs="Times New Roman"/>
          <w:color w:val="auto"/>
          <w:kern w:val="2"/>
          <w:szCs w:val="24"/>
          <w:lang w:eastAsia="zh-CN" w:bidi="hi-IN"/>
        </w:rPr>
        <w:t>.</w:t>
      </w:r>
      <w:r w:rsidR="00C4495A">
        <w:rPr>
          <w:rFonts w:eastAsia="Noto Serif CJK SC" w:cs="Times New Roman"/>
          <w:color w:val="auto"/>
          <w:kern w:val="2"/>
          <w:szCs w:val="24"/>
          <w:lang w:eastAsia="zh-CN" w:bidi="hi-IN"/>
        </w:rPr>
        <w:t xml:space="preserve"> As shown in </w:t>
      </w:r>
      <w:r w:rsidR="00C4495A" w:rsidRPr="00C4495A">
        <w:rPr>
          <w:rFonts w:eastAsia="Noto Serif CJK SC" w:cs="Times New Roman"/>
          <w:color w:val="auto"/>
          <w:kern w:val="2"/>
          <w:szCs w:val="24"/>
          <w:highlight w:val="cyan"/>
          <w:lang w:eastAsia="zh-CN" w:bidi="hi-IN"/>
        </w:rPr>
        <w:t>Figure 3</w:t>
      </w:r>
      <w:r w:rsidR="00C4495A">
        <w:rPr>
          <w:rFonts w:eastAsia="Noto Serif CJK SC" w:cs="Times New Roman"/>
          <w:color w:val="auto"/>
          <w:kern w:val="2"/>
          <w:szCs w:val="24"/>
          <w:lang w:eastAsia="zh-CN" w:bidi="hi-IN"/>
        </w:rPr>
        <w:t>,</w:t>
      </w:r>
      <w:r w:rsidR="00DF22F9">
        <w:rPr>
          <w:rFonts w:eastAsia="Noto Serif CJK SC" w:cs="Times New Roman"/>
          <w:color w:val="auto"/>
          <w:kern w:val="2"/>
          <w:szCs w:val="24"/>
          <w:lang w:eastAsia="zh-CN" w:bidi="hi-IN"/>
        </w:rPr>
        <w:t xml:space="preserve"> </w:t>
      </w:r>
      <w:r w:rsidR="00535CFD" w:rsidRPr="0077434D">
        <w:rPr>
          <w:rFonts w:eastAsia="Noto Serif CJK SC" w:cs="Times New Roman"/>
          <w:i/>
          <w:iCs/>
          <w:color w:val="auto"/>
          <w:kern w:val="2"/>
          <w:szCs w:val="24"/>
          <w:lang w:eastAsia="zh-CN" w:bidi="hi-IN"/>
        </w:rPr>
        <w:t>snappyHexMesh</w:t>
      </w:r>
      <w:r w:rsidR="00535CFD">
        <w:rPr>
          <w:rFonts w:eastAsia="Noto Serif CJK SC" w:cs="Times New Roman"/>
          <w:color w:val="auto"/>
          <w:kern w:val="2"/>
          <w:szCs w:val="24"/>
          <w:lang w:eastAsia="zh-CN" w:bidi="hi-IN"/>
        </w:rPr>
        <w:t xml:space="preserve"> </w:t>
      </w:r>
      <w:r w:rsidR="0077434D">
        <w:rPr>
          <w:rFonts w:eastAsia="Noto Serif CJK SC" w:cs="Times New Roman"/>
          <w:color w:val="auto"/>
          <w:kern w:val="2"/>
          <w:szCs w:val="24"/>
          <w:lang w:eastAsia="zh-CN" w:bidi="hi-IN"/>
        </w:rPr>
        <w:t xml:space="preserve">chisels </w:t>
      </w:r>
      <w:r w:rsidR="00DF59FC">
        <w:rPr>
          <w:rFonts w:eastAsia="Noto Serif CJK SC" w:cs="Times New Roman"/>
          <w:color w:val="auto"/>
          <w:kern w:val="2"/>
          <w:szCs w:val="24"/>
          <w:lang w:eastAsia="zh-CN" w:bidi="hi-IN"/>
        </w:rPr>
        <w:t>the volume mesh to the geometry surface by</w:t>
      </w:r>
      <w:r w:rsidR="0037322C" w:rsidRPr="00980CCE">
        <w:rPr>
          <w:rFonts w:eastAsia="Noto Serif CJK SC" w:cs="Times New Roman"/>
          <w:color w:val="auto"/>
          <w:kern w:val="2"/>
          <w:szCs w:val="24"/>
          <w:lang w:eastAsia="zh-CN" w:bidi="hi-IN"/>
        </w:rPr>
        <w:t xml:space="preserve"> splitting </w:t>
      </w:r>
      <w:r w:rsidR="0077434D">
        <w:rPr>
          <w:rFonts w:eastAsia="Noto Serif CJK SC" w:cs="Times New Roman"/>
          <w:color w:val="auto"/>
          <w:kern w:val="2"/>
          <w:szCs w:val="24"/>
          <w:lang w:eastAsia="zh-CN" w:bidi="hi-IN"/>
        </w:rPr>
        <w:t>each</w:t>
      </w:r>
      <w:r w:rsidR="0037322C" w:rsidRPr="00980CCE">
        <w:rPr>
          <w:rFonts w:eastAsia="Noto Serif CJK SC" w:cs="Times New Roman"/>
          <w:color w:val="auto"/>
          <w:kern w:val="2"/>
          <w:szCs w:val="24"/>
          <w:lang w:eastAsia="zh-CN" w:bidi="hi-IN"/>
        </w:rPr>
        <w:t xml:space="preserve"> </w:t>
      </w:r>
      <w:r w:rsidR="00DC0F47">
        <w:rPr>
          <w:rFonts w:eastAsia="Noto Serif CJK SC" w:cs="Times New Roman"/>
          <w:color w:val="auto"/>
          <w:kern w:val="2"/>
          <w:szCs w:val="24"/>
          <w:lang w:eastAsia="zh-CN" w:bidi="hi-IN"/>
        </w:rPr>
        <w:t xml:space="preserve">volume </w:t>
      </w:r>
      <w:r w:rsidR="0037322C" w:rsidRPr="00980CCE">
        <w:rPr>
          <w:rFonts w:eastAsia="Noto Serif CJK SC" w:cs="Times New Roman"/>
          <w:color w:val="auto"/>
          <w:kern w:val="2"/>
          <w:szCs w:val="24"/>
          <w:lang w:eastAsia="zh-CN" w:bidi="hi-IN"/>
        </w:rPr>
        <w:t xml:space="preserve">mesh </w:t>
      </w:r>
      <w:r w:rsidR="0077434D">
        <w:rPr>
          <w:rFonts w:eastAsia="Noto Serif CJK SC" w:cs="Times New Roman"/>
          <w:color w:val="auto"/>
          <w:kern w:val="2"/>
          <w:szCs w:val="24"/>
          <w:lang w:eastAsia="zh-CN" w:bidi="hi-IN"/>
        </w:rPr>
        <w:t xml:space="preserve">cell </w:t>
      </w:r>
      <w:r w:rsidR="009345B6">
        <w:rPr>
          <w:rFonts w:eastAsia="Noto Serif CJK SC" w:cs="Times New Roman"/>
          <w:color w:val="auto"/>
          <w:kern w:val="2"/>
          <w:szCs w:val="24"/>
          <w:lang w:eastAsia="zh-CN" w:bidi="hi-IN"/>
        </w:rPr>
        <w:t>overlapping the position of the geometry surface mesh</w:t>
      </w:r>
      <w:r w:rsidR="0077434D">
        <w:rPr>
          <w:rFonts w:eastAsia="Noto Serif CJK SC" w:cs="Times New Roman"/>
          <w:color w:val="auto"/>
          <w:kern w:val="2"/>
          <w:szCs w:val="24"/>
          <w:lang w:eastAsia="zh-CN" w:bidi="hi-IN"/>
        </w:rPr>
        <w:t xml:space="preserve"> </w:t>
      </w:r>
      <w:r w:rsidR="0037322C" w:rsidRPr="00980CCE">
        <w:rPr>
          <w:rFonts w:eastAsia="Noto Serif CJK SC" w:cs="Times New Roman"/>
          <w:color w:val="auto"/>
          <w:kern w:val="2"/>
          <w:szCs w:val="24"/>
          <w:lang w:eastAsia="zh-CN" w:bidi="hi-IN"/>
        </w:rPr>
        <w:t>and iteratively refining each cell to snap to the object surface.</w:t>
      </w:r>
      <w:r w:rsidR="0037322C" w:rsidRPr="00090F04">
        <w:rPr>
          <w:rFonts w:eastAsia="Noto Serif CJK SC" w:cs="Times New Roman"/>
          <w:color w:val="auto"/>
          <w:kern w:val="2"/>
          <w:szCs w:val="24"/>
          <w:lang w:eastAsia="zh-CN" w:bidi="hi-IN"/>
        </w:rPr>
        <w:t xml:space="preserve"> </w:t>
      </w:r>
      <w:r w:rsidR="004F0F98">
        <w:rPr>
          <w:rFonts w:eastAsia="Noto Serif CJK SC" w:cs="Times New Roman"/>
          <w:color w:val="auto"/>
          <w:kern w:val="2"/>
          <w:szCs w:val="24"/>
          <w:lang w:eastAsia="zh-CN" w:bidi="hi-IN"/>
        </w:rPr>
        <w:t xml:space="preserve">To do this, </w:t>
      </w:r>
      <w:r w:rsidR="00453C29">
        <w:rPr>
          <w:rFonts w:eastAsia="Noto Serif CJK SC" w:cs="Times New Roman"/>
          <w:color w:val="auto"/>
          <w:kern w:val="2"/>
          <w:szCs w:val="24"/>
          <w:lang w:eastAsia="zh-CN" w:bidi="hi-IN"/>
        </w:rPr>
        <w:t xml:space="preserve">the edges of the surface mesh are </w:t>
      </w:r>
      <w:r w:rsidR="000C376B">
        <w:rPr>
          <w:rFonts w:eastAsia="Noto Serif CJK SC" w:cs="Times New Roman"/>
          <w:color w:val="auto"/>
          <w:kern w:val="2"/>
          <w:szCs w:val="24"/>
          <w:lang w:eastAsia="zh-CN" w:bidi="hi-IN"/>
        </w:rPr>
        <w:t xml:space="preserve">first </w:t>
      </w:r>
      <w:r w:rsidR="00453C29">
        <w:rPr>
          <w:rFonts w:eastAsia="Noto Serif CJK SC" w:cs="Times New Roman"/>
          <w:color w:val="auto"/>
          <w:kern w:val="2"/>
          <w:szCs w:val="24"/>
          <w:lang w:eastAsia="zh-CN" w:bidi="hi-IN"/>
        </w:rPr>
        <w:t xml:space="preserve">defined with the </w:t>
      </w:r>
      <w:r w:rsidR="00453C29" w:rsidRPr="00453C29">
        <w:rPr>
          <w:rFonts w:eastAsia="Noto Serif CJK SC" w:cs="Times New Roman"/>
          <w:i/>
          <w:iCs/>
          <w:color w:val="auto"/>
          <w:kern w:val="2"/>
          <w:szCs w:val="24"/>
          <w:lang w:eastAsia="zh-CN" w:bidi="hi-IN"/>
        </w:rPr>
        <w:t>surfaceFeatureExtract</w:t>
      </w:r>
      <w:r w:rsidR="000C376B">
        <w:rPr>
          <w:rFonts w:eastAsia="Noto Serif CJK SC" w:cs="Times New Roman"/>
          <w:i/>
          <w:iCs/>
          <w:color w:val="auto"/>
          <w:kern w:val="2"/>
          <w:szCs w:val="24"/>
          <w:lang w:eastAsia="zh-CN" w:bidi="hi-IN"/>
        </w:rPr>
        <w:t xml:space="preserve"> </w:t>
      </w:r>
      <w:r w:rsidR="000C376B">
        <w:rPr>
          <w:rFonts w:eastAsia="Noto Serif CJK SC" w:cs="Times New Roman"/>
          <w:color w:val="auto"/>
          <w:kern w:val="2"/>
          <w:szCs w:val="24"/>
          <w:lang w:eastAsia="zh-CN" w:bidi="hi-IN"/>
        </w:rPr>
        <w:t>utility</w:t>
      </w:r>
      <w:r w:rsidR="00705D9C">
        <w:rPr>
          <w:rFonts w:eastAsia="Noto Serif CJK SC" w:cs="Times New Roman"/>
          <w:color w:val="auto"/>
          <w:kern w:val="2"/>
          <w:szCs w:val="24"/>
          <w:lang w:eastAsia="zh-CN" w:bidi="hi-IN"/>
        </w:rPr>
        <w:t xml:space="preserve"> </w:t>
      </w:r>
      <w:r w:rsidR="00705D9C" w:rsidRPr="00705D9C">
        <w:rPr>
          <w:rFonts w:eastAsia="Noto Serif CJK SC" w:cs="Times New Roman"/>
          <w:color w:val="auto"/>
          <w:kern w:val="2"/>
          <w:szCs w:val="24"/>
          <w:highlight w:val="cyan"/>
          <w:lang w:eastAsia="zh-CN" w:bidi="hi-IN"/>
        </w:rPr>
        <w:t>(Figure 3-A)</w:t>
      </w:r>
      <w:r w:rsidR="000C376B">
        <w:rPr>
          <w:rFonts w:eastAsia="Noto Serif CJK SC" w:cs="Times New Roman"/>
          <w:color w:val="auto"/>
          <w:kern w:val="2"/>
          <w:szCs w:val="24"/>
          <w:lang w:eastAsia="zh-CN" w:bidi="hi-IN"/>
        </w:rPr>
        <w:t xml:space="preserve">. </w:t>
      </w:r>
      <w:r w:rsidR="007E3F21">
        <w:rPr>
          <w:rFonts w:eastAsia="Noto Serif CJK SC" w:cs="Times New Roman"/>
          <w:color w:val="auto"/>
          <w:kern w:val="2"/>
          <w:szCs w:val="24"/>
          <w:lang w:eastAsia="zh-CN" w:bidi="hi-IN"/>
        </w:rPr>
        <w:t xml:space="preserve">Cell splitting is performed on the edges specified by this utility </w:t>
      </w:r>
      <w:r w:rsidR="00277113">
        <w:rPr>
          <w:rFonts w:eastAsia="Noto Serif CJK SC" w:cs="Times New Roman"/>
          <w:color w:val="auto"/>
          <w:kern w:val="2"/>
          <w:szCs w:val="24"/>
          <w:lang w:eastAsia="zh-CN" w:bidi="hi-IN"/>
        </w:rPr>
        <w:t>and then across the surface of the geometry</w:t>
      </w:r>
      <w:r w:rsidR="00D1344A">
        <w:rPr>
          <w:rFonts w:eastAsia="Noto Serif CJK SC" w:cs="Times New Roman"/>
          <w:color w:val="auto"/>
          <w:kern w:val="2"/>
          <w:szCs w:val="24"/>
          <w:lang w:eastAsia="zh-CN" w:bidi="hi-IN"/>
        </w:rPr>
        <w:t xml:space="preserve"> </w:t>
      </w:r>
      <w:r w:rsidR="00D1344A" w:rsidRPr="00D1344A">
        <w:rPr>
          <w:rFonts w:eastAsia="Noto Serif CJK SC" w:cs="Times New Roman"/>
          <w:color w:val="auto"/>
          <w:kern w:val="2"/>
          <w:szCs w:val="24"/>
          <w:highlight w:val="cyan"/>
          <w:lang w:eastAsia="zh-CN" w:bidi="hi-IN"/>
        </w:rPr>
        <w:t>(Figure 3-B)</w:t>
      </w:r>
      <w:r w:rsidR="00277113">
        <w:rPr>
          <w:rFonts w:eastAsia="Noto Serif CJK SC" w:cs="Times New Roman"/>
          <w:color w:val="auto"/>
          <w:kern w:val="2"/>
          <w:szCs w:val="24"/>
          <w:lang w:eastAsia="zh-CN" w:bidi="hi-IN"/>
        </w:rPr>
        <w:t xml:space="preserve">. </w:t>
      </w:r>
      <w:r w:rsidR="007040F4">
        <w:rPr>
          <w:rFonts w:eastAsia="Noto Serif CJK SC" w:cs="Times New Roman"/>
          <w:color w:val="auto"/>
          <w:kern w:val="2"/>
          <w:szCs w:val="24"/>
          <w:lang w:eastAsia="zh-CN" w:bidi="hi-IN"/>
        </w:rPr>
        <w:t xml:space="preserve">After every cell on the parameter of the geometry has been split, </w:t>
      </w:r>
      <w:r w:rsidR="00174918">
        <w:rPr>
          <w:rFonts w:eastAsia="Noto Serif CJK SC" w:cs="Times New Roman"/>
          <w:color w:val="auto"/>
          <w:kern w:val="2"/>
          <w:szCs w:val="24"/>
          <w:lang w:eastAsia="zh-CN" w:bidi="hi-IN"/>
        </w:rPr>
        <w:t xml:space="preserve">if desired, boundary layer cells are added on the </w:t>
      </w:r>
      <w:r w:rsidR="006E1F54">
        <w:rPr>
          <w:rFonts w:eastAsia="Noto Serif CJK SC" w:cs="Times New Roman"/>
          <w:color w:val="auto"/>
          <w:kern w:val="2"/>
          <w:szCs w:val="24"/>
          <w:lang w:eastAsia="zh-CN" w:bidi="hi-IN"/>
        </w:rPr>
        <w:t>perimeter</w:t>
      </w:r>
      <w:r w:rsidR="00174918">
        <w:rPr>
          <w:rFonts w:eastAsia="Noto Serif CJK SC" w:cs="Times New Roman"/>
          <w:color w:val="auto"/>
          <w:kern w:val="2"/>
          <w:szCs w:val="24"/>
          <w:lang w:eastAsia="zh-CN" w:bidi="hi-IN"/>
        </w:rPr>
        <w:t xml:space="preserve"> of the geometry</w:t>
      </w:r>
      <w:r w:rsidR="00AD05FB">
        <w:rPr>
          <w:rFonts w:eastAsia="Noto Serif CJK SC" w:cs="Times New Roman"/>
          <w:color w:val="auto"/>
          <w:kern w:val="2"/>
          <w:szCs w:val="24"/>
          <w:lang w:eastAsia="zh-CN" w:bidi="hi-IN"/>
        </w:rPr>
        <w:t xml:space="preserve"> </w:t>
      </w:r>
      <w:r w:rsidR="00AD05FB" w:rsidRPr="00AD05FB">
        <w:rPr>
          <w:rFonts w:eastAsia="Noto Serif CJK SC" w:cs="Times New Roman"/>
          <w:color w:val="auto"/>
          <w:kern w:val="2"/>
          <w:szCs w:val="24"/>
          <w:highlight w:val="cyan"/>
          <w:lang w:eastAsia="zh-CN" w:bidi="hi-IN"/>
        </w:rPr>
        <w:t>(Figured 3-C)</w:t>
      </w:r>
      <w:r w:rsidR="00174918">
        <w:rPr>
          <w:rFonts w:eastAsia="Noto Serif CJK SC" w:cs="Times New Roman"/>
          <w:color w:val="auto"/>
          <w:kern w:val="2"/>
          <w:szCs w:val="24"/>
          <w:lang w:eastAsia="zh-CN" w:bidi="hi-IN"/>
        </w:rPr>
        <w:t xml:space="preserve">. </w:t>
      </w:r>
      <w:r w:rsidR="009F7530">
        <w:rPr>
          <w:rFonts w:eastAsia="Noto Serif CJK SC" w:cs="Times New Roman"/>
          <w:color w:val="auto"/>
          <w:kern w:val="2"/>
          <w:szCs w:val="24"/>
          <w:lang w:eastAsia="zh-CN" w:bidi="hi-IN"/>
        </w:rPr>
        <w:t>Finally, c</w:t>
      </w:r>
      <w:r w:rsidR="00095CF2">
        <w:rPr>
          <w:rFonts w:eastAsia="Noto Serif CJK SC" w:cs="Times New Roman"/>
          <w:color w:val="auto"/>
          <w:kern w:val="2"/>
          <w:szCs w:val="24"/>
          <w:lang w:eastAsia="zh-CN" w:bidi="hi-IN"/>
        </w:rPr>
        <w:t>ells and edges within the geometry parameter are removed to “snap in” the surface mesh</w:t>
      </w:r>
      <w:r w:rsidR="00512E3E">
        <w:rPr>
          <w:rFonts w:eastAsia="Noto Serif CJK SC" w:cs="Times New Roman"/>
          <w:color w:val="auto"/>
          <w:kern w:val="2"/>
          <w:szCs w:val="24"/>
          <w:lang w:eastAsia="zh-CN" w:bidi="hi-IN"/>
        </w:rPr>
        <w:t xml:space="preserve"> </w:t>
      </w:r>
      <w:r w:rsidR="00512E3E" w:rsidRPr="00AD05FB">
        <w:rPr>
          <w:rFonts w:eastAsia="Noto Serif CJK SC" w:cs="Times New Roman"/>
          <w:color w:val="auto"/>
          <w:kern w:val="2"/>
          <w:szCs w:val="24"/>
          <w:highlight w:val="cyan"/>
          <w:lang w:eastAsia="zh-CN" w:bidi="hi-IN"/>
        </w:rPr>
        <w:t>(Figured 3-D)</w:t>
      </w:r>
      <w:r w:rsidR="00095CF2">
        <w:rPr>
          <w:rFonts w:eastAsia="Noto Serif CJK SC" w:cs="Times New Roman"/>
          <w:color w:val="auto"/>
          <w:kern w:val="2"/>
          <w:szCs w:val="24"/>
          <w:lang w:eastAsia="zh-CN" w:bidi="hi-IN"/>
        </w:rPr>
        <w:t xml:space="preserve">. </w:t>
      </w:r>
      <w:r w:rsidR="009F7530">
        <w:rPr>
          <w:rFonts w:eastAsia="Noto Serif CJK SC" w:cs="Times New Roman"/>
          <w:color w:val="auto"/>
          <w:kern w:val="2"/>
          <w:szCs w:val="24"/>
          <w:lang w:eastAsia="zh-CN" w:bidi="hi-IN"/>
        </w:rPr>
        <w:t xml:space="preserve">All of these features are controlled by the </w:t>
      </w:r>
      <w:r w:rsidR="009F7530" w:rsidRPr="009F7530">
        <w:rPr>
          <w:rFonts w:eastAsia="Noto Serif CJK SC" w:cs="Times New Roman"/>
          <w:i/>
          <w:iCs/>
          <w:color w:val="auto"/>
          <w:kern w:val="2"/>
          <w:szCs w:val="24"/>
          <w:lang w:eastAsia="zh-CN" w:bidi="hi-IN"/>
        </w:rPr>
        <w:t>snappyHexMeshDict</w:t>
      </w:r>
      <w:r w:rsidR="009F7530">
        <w:rPr>
          <w:rFonts w:eastAsia="Noto Serif CJK SC" w:cs="Times New Roman"/>
          <w:color w:val="auto"/>
          <w:kern w:val="2"/>
          <w:szCs w:val="24"/>
          <w:lang w:eastAsia="zh-CN" w:bidi="hi-IN"/>
        </w:rPr>
        <w:t xml:space="preserve"> configuration file within </w:t>
      </w:r>
      <w:r w:rsidR="007F2E97">
        <w:rPr>
          <w:rFonts w:eastAsia="Noto Serif CJK SC" w:cs="Times New Roman"/>
          <w:color w:val="auto"/>
          <w:kern w:val="2"/>
          <w:szCs w:val="24"/>
          <w:lang w:eastAsia="zh-CN" w:bidi="hi-IN"/>
        </w:rPr>
        <w:t>the</w:t>
      </w:r>
      <w:r w:rsidR="009F7530">
        <w:rPr>
          <w:rFonts w:eastAsia="Noto Serif CJK SC" w:cs="Times New Roman"/>
          <w:color w:val="auto"/>
          <w:kern w:val="2"/>
          <w:szCs w:val="24"/>
          <w:lang w:eastAsia="zh-CN" w:bidi="hi-IN"/>
        </w:rPr>
        <w:t xml:space="preserve"> openFOAM case</w:t>
      </w:r>
      <w:r w:rsidR="002A50D0">
        <w:rPr>
          <w:rFonts w:eastAsia="Noto Serif CJK SC" w:cs="Times New Roman"/>
          <w:color w:val="auto"/>
          <w:kern w:val="2"/>
          <w:szCs w:val="24"/>
          <w:lang w:eastAsia="zh-CN" w:bidi="hi-IN"/>
        </w:rPr>
        <w:t xml:space="preserve">. The </w:t>
      </w:r>
      <w:r w:rsidR="002A50D0" w:rsidRPr="002A50D0">
        <w:rPr>
          <w:rFonts w:eastAsia="Noto Serif CJK SC" w:cs="Times New Roman"/>
          <w:i/>
          <w:iCs/>
          <w:color w:val="auto"/>
          <w:kern w:val="2"/>
          <w:szCs w:val="24"/>
          <w:lang w:eastAsia="zh-CN" w:bidi="hi-IN"/>
        </w:rPr>
        <w:t>snappyHexMesh</w:t>
      </w:r>
      <w:r w:rsidR="002A50D0">
        <w:rPr>
          <w:rFonts w:eastAsia="Noto Serif CJK SC" w:cs="Times New Roman"/>
          <w:color w:val="auto"/>
          <w:kern w:val="2"/>
          <w:szCs w:val="24"/>
          <w:lang w:eastAsia="zh-CN" w:bidi="hi-IN"/>
        </w:rPr>
        <w:t xml:space="preserve"> configuration for the NASA P-3 pylon analysis is contained in </w:t>
      </w:r>
      <w:r w:rsidR="002A50D0" w:rsidRPr="002A50D0">
        <w:rPr>
          <w:rFonts w:eastAsia="Noto Serif CJK SC" w:cs="Times New Roman"/>
          <w:color w:val="auto"/>
          <w:kern w:val="2"/>
          <w:szCs w:val="24"/>
          <w:highlight w:val="cyan"/>
          <w:lang w:eastAsia="zh-CN" w:bidi="hi-IN"/>
        </w:rPr>
        <w:t>Appendix A</w:t>
      </w:r>
      <w:r w:rsidR="002A50D0">
        <w:rPr>
          <w:rFonts w:eastAsia="Noto Serif CJK SC" w:cs="Times New Roman"/>
          <w:color w:val="auto"/>
          <w:kern w:val="2"/>
          <w:szCs w:val="24"/>
          <w:lang w:eastAsia="zh-CN" w:bidi="hi-IN"/>
        </w:rPr>
        <w:t xml:space="preserve">. </w:t>
      </w:r>
    </w:p>
    <w:p w14:paraId="52756D54" w14:textId="77777777" w:rsidR="00AD49B4" w:rsidRDefault="00AD49B4" w:rsidP="002D7698">
      <w:pPr>
        <w:jc w:val="center"/>
        <w:rPr>
          <w:rFonts w:eastAsia="Noto Serif CJK SC" w:cs="Times New Roman"/>
          <w:color w:val="auto"/>
          <w:kern w:val="2"/>
          <w:szCs w:val="24"/>
          <w:lang w:eastAsia="zh-CN" w:bidi="hi-IN"/>
        </w:rPr>
      </w:pPr>
    </w:p>
    <w:p w14:paraId="4A697486" w14:textId="77777777" w:rsidR="00AD49B4" w:rsidRDefault="00AD49B4" w:rsidP="002D7698">
      <w:pPr>
        <w:jc w:val="center"/>
        <w:rPr>
          <w:rFonts w:eastAsia="Noto Serif CJK SC" w:cs="Times New Roman"/>
          <w:color w:val="auto"/>
          <w:kern w:val="2"/>
          <w:szCs w:val="24"/>
          <w:lang w:eastAsia="zh-CN" w:bidi="hi-IN"/>
        </w:rPr>
      </w:pPr>
    </w:p>
    <w:p w14:paraId="00D9D7F4" w14:textId="58803B22" w:rsidR="00AF21E0" w:rsidRPr="00090F04" w:rsidRDefault="00C66AFE" w:rsidP="002D7698">
      <w:pPr>
        <w:jc w:val="center"/>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t>OPENFOAM - SOLVER</w:t>
      </w:r>
    </w:p>
    <w:p w14:paraId="009B14C7" w14:textId="238D1E95" w:rsidR="00607C4E" w:rsidRDefault="00AF21E0" w:rsidP="00090F04">
      <w:pPr>
        <w:rPr>
          <w:rFonts w:eastAsia="Noto Serif CJK SC" w:cs="Times New Roman"/>
          <w:color w:val="auto"/>
          <w:kern w:val="2"/>
          <w:szCs w:val="24"/>
          <w:lang w:eastAsia="zh-CN" w:bidi="hi-IN"/>
        </w:rPr>
      </w:pPr>
      <w:r w:rsidRPr="00090F04">
        <w:rPr>
          <w:rFonts w:eastAsia="Noto Serif CJK SC" w:cs="Times New Roman"/>
          <w:color w:val="auto"/>
          <w:kern w:val="2"/>
          <w:szCs w:val="24"/>
          <w:lang w:eastAsia="zh-CN" w:bidi="hi-IN"/>
        </w:rPr>
        <w:lastRenderedPageBreak/>
        <w:tab/>
        <w:t xml:space="preserve">In each of their studies, </w:t>
      </w:r>
      <w:r w:rsidRPr="00FA427F">
        <w:rPr>
          <w:rFonts w:eastAsia="Noto Serif CJK SC" w:cs="Times New Roman"/>
          <w:color w:val="auto"/>
          <w:kern w:val="2"/>
          <w:szCs w:val="24"/>
          <w:highlight w:val="yellow"/>
          <w:lang w:eastAsia="zh-CN" w:bidi="hi-IN"/>
        </w:rPr>
        <w:t>Bennett et al. (2019)</w:t>
      </w:r>
      <w:r w:rsidRPr="00090F04">
        <w:rPr>
          <w:rFonts w:eastAsia="Noto Serif CJK SC" w:cs="Times New Roman"/>
          <w:color w:val="auto"/>
          <w:kern w:val="2"/>
          <w:szCs w:val="24"/>
          <w:lang w:eastAsia="zh-CN" w:bidi="hi-IN"/>
        </w:rPr>
        <w:t xml:space="preserve"> and </w:t>
      </w:r>
      <w:r w:rsidRPr="00FA427F">
        <w:rPr>
          <w:rFonts w:eastAsia="Noto Serif CJK SC" w:cs="Times New Roman"/>
          <w:color w:val="auto"/>
          <w:kern w:val="2"/>
          <w:szCs w:val="24"/>
          <w:highlight w:val="yellow"/>
          <w:lang w:eastAsia="zh-CN" w:bidi="hi-IN"/>
        </w:rPr>
        <w:t>Spanu et al. (2020)</w:t>
      </w:r>
      <w:r w:rsidRPr="00090F04">
        <w:rPr>
          <w:rFonts w:eastAsia="Noto Serif CJK SC" w:cs="Times New Roman"/>
          <w:color w:val="auto"/>
          <w:kern w:val="2"/>
          <w:szCs w:val="24"/>
          <w:lang w:eastAsia="zh-CN" w:bidi="hi-IN"/>
        </w:rPr>
        <w:t xml:space="preserve"> raise concerns on the validity of air speed calculations within </w:t>
      </w:r>
      <w:r w:rsidRPr="00FA427F">
        <w:rPr>
          <w:rFonts w:eastAsia="Noto Serif CJK SC" w:cs="Times New Roman"/>
          <w:color w:val="auto"/>
          <w:kern w:val="2"/>
          <w:szCs w:val="24"/>
          <w:highlight w:val="yellow"/>
          <w:lang w:eastAsia="zh-CN" w:bidi="hi-IN"/>
        </w:rPr>
        <w:t>King (1984)</w:t>
      </w:r>
      <w:r w:rsidRPr="00090F04">
        <w:rPr>
          <w:rFonts w:eastAsia="Noto Serif CJK SC" w:cs="Times New Roman"/>
          <w:color w:val="auto"/>
          <w:kern w:val="2"/>
          <w:szCs w:val="24"/>
          <w:lang w:eastAsia="zh-CN" w:bidi="hi-IN"/>
        </w:rPr>
        <w:t xml:space="preserve"> due to the assumption of an incompressible fluid. As aircraft speed approaches 0.3 Mach, air density can no longer </w:t>
      </w:r>
      <w:r w:rsidR="00370F2B">
        <w:rPr>
          <w:noProof/>
        </w:rPr>
        <mc:AlternateContent>
          <mc:Choice Requires="wps">
            <w:drawing>
              <wp:anchor distT="0" distB="0" distL="114300" distR="114300" simplePos="0" relativeHeight="251667456" behindDoc="0" locked="0" layoutInCell="1" allowOverlap="1" wp14:anchorId="3CBC3F67" wp14:editId="507A33F6">
                <wp:simplePos x="0" y="0"/>
                <wp:positionH relativeFrom="column">
                  <wp:posOffset>-8467</wp:posOffset>
                </wp:positionH>
                <wp:positionV relativeFrom="page">
                  <wp:posOffset>4359910</wp:posOffset>
                </wp:positionV>
                <wp:extent cx="5715000" cy="54165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15000" cy="541655"/>
                        </a:xfrm>
                        <a:prstGeom prst="rect">
                          <a:avLst/>
                        </a:prstGeom>
                        <a:solidFill>
                          <a:prstClr val="white"/>
                        </a:solidFill>
                        <a:ln>
                          <a:noFill/>
                        </a:ln>
                      </wps:spPr>
                      <wps:txbx>
                        <w:txbxContent>
                          <w:p w14:paraId="471A72B0" w14:textId="33480F6D" w:rsidR="00C0442D" w:rsidRPr="00BC1525" w:rsidRDefault="00C0442D" w:rsidP="00BC1525">
                            <w:pPr>
                              <w:pStyle w:val="NormalWeb"/>
                              <w:spacing w:before="0" w:beforeAutospacing="0" w:after="0" w:afterAutospacing="0"/>
                            </w:pPr>
                            <w:r w:rsidRPr="00BC1525">
                              <w:rPr>
                                <w:b/>
                                <w:bCs/>
                              </w:rPr>
                              <w:t xml:space="preserve">Figure </w:t>
                            </w:r>
                            <w:r>
                              <w:rPr>
                                <w:b/>
                                <w:bCs/>
                              </w:rPr>
                              <w:t>3</w:t>
                            </w:r>
                            <w:r w:rsidRPr="00BC1525">
                              <w:rPr>
                                <w:b/>
                                <w:bCs/>
                                <w:i/>
                                <w:iCs/>
                              </w:rPr>
                              <w:t xml:space="preserve">: </w:t>
                            </w:r>
                            <w:r w:rsidRPr="00BC1525">
                              <w:rPr>
                                <w:rFonts w:eastAsiaTheme="minorEastAsia"/>
                                <w:kern w:val="24"/>
                              </w:rPr>
                              <w:t xml:space="preserve">From Greenshields (2016), example of the mesh generation from the </w:t>
                            </w:r>
                            <w:r w:rsidRPr="00BC1525">
                              <w:rPr>
                                <w:rFonts w:eastAsiaTheme="minorEastAsia"/>
                                <w:i/>
                                <w:iCs/>
                                <w:kern w:val="24"/>
                              </w:rPr>
                              <w:t>snappyHexMesh</w:t>
                            </w:r>
                            <w:r w:rsidRPr="00BC1525">
                              <w:rPr>
                                <w:rFonts w:eastAsiaTheme="minorEastAsia"/>
                                <w:kern w:val="24"/>
                              </w:rPr>
                              <w:t xml:space="preserve"> meshing tool (Fig. 5.8, Fig 5.10, Fig 5.11, and 5.13 in paper)</w:t>
                            </w:r>
                          </w:p>
                          <w:p w14:paraId="5782BF7C" w14:textId="5CAE98D7" w:rsidR="00C0442D" w:rsidRPr="00370F2B" w:rsidRDefault="00C0442D" w:rsidP="00370F2B">
                            <w:pPr>
                              <w:pStyle w:val="Caption"/>
                              <w:rPr>
                                <w:rFonts w:eastAsia="Noto Serif CJK SC" w:cs="Times New Roman"/>
                                <w:b/>
                                <w:bCs/>
                                <w:i w:val="0"/>
                                <w:iCs w:val="0"/>
                                <w:kern w:val="2"/>
                                <w:sz w:val="24"/>
                                <w:szCs w:val="24"/>
                                <w:lang w:eastAsia="zh-CN" w:bidi="hi-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C3F67" id="Text Box 6" o:spid="_x0000_s1028" type="#_x0000_t202" style="position:absolute;left:0;text-align:left;margin-left:-.65pt;margin-top:343.3pt;width:450pt;height:42.65pt;z-index:25166745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" stroked="f">
                <v:textbox inset="0,0,0,0">
                  <w:txbxContent>
                    <w:p w14:paraId="471A72B0" w14:textId="33480F6D" w:rsidR="00C0442D" w:rsidRPr="00BC1525" w:rsidRDefault="00C0442D" w:rsidP="00BC1525">
                      <w:pPr>
                        <w:pStyle w:val="NormalWeb"/>
                        <w:spacing w:before="0" w:beforeAutospacing="0" w:after="0" w:afterAutospacing="0"/>
                      </w:pPr>
                      <w:r w:rsidRPr="00BC1525">
                        <w:rPr>
                          <w:b/>
                          <w:bCs/>
                        </w:rPr>
                        <w:t xml:space="preserve">Figure </w:t>
                      </w:r>
                      <w:r>
                        <w:rPr>
                          <w:b/>
                          <w:bCs/>
                        </w:rPr>
                        <w:t>3</w:t>
                      </w:r>
                      <w:r w:rsidRPr="00BC1525">
                        <w:rPr>
                          <w:b/>
                          <w:bCs/>
                          <w:i/>
                          <w:iCs/>
                        </w:rPr>
                        <w:t xml:space="preserve">: </w:t>
                      </w:r>
                      <w:r w:rsidRPr="00BC1525">
                        <w:rPr>
                          <w:rFonts w:eastAsiaTheme="minorEastAsia"/>
                          <w:kern w:val="24"/>
                        </w:rPr>
                        <w:t xml:space="preserve">From Greenshields (2016), example of the mesh generation from the </w:t>
                      </w:r>
                      <w:r w:rsidRPr="00BC1525">
                        <w:rPr>
                          <w:rFonts w:eastAsiaTheme="minorEastAsia"/>
                          <w:i/>
                          <w:iCs/>
                          <w:kern w:val="24"/>
                        </w:rPr>
                        <w:t>snappyHexMesh</w:t>
                      </w:r>
                      <w:r w:rsidRPr="00BC1525">
                        <w:rPr>
                          <w:rFonts w:eastAsiaTheme="minorEastAsia"/>
                          <w:kern w:val="24"/>
                        </w:rPr>
                        <w:t xml:space="preserve"> meshing tool (Fig. 5.8, Fig 5.10, Fig 5.11, and 5.13 in paper)</w:t>
                      </w:r>
                    </w:p>
                    <w:p w14:paraId="5782BF7C" w14:textId="5CAE98D7" w:rsidR="00C0442D" w:rsidRPr="00370F2B" w:rsidRDefault="00C0442D" w:rsidP="00370F2B">
                      <w:pPr>
                        <w:pStyle w:val="Caption"/>
                        <w:rPr>
                          <w:rFonts w:eastAsia="Noto Serif CJK SC" w:cs="Times New Roman"/>
                          <w:b/>
                          <w:bCs/>
                          <w:i w:val="0"/>
                          <w:iCs w:val="0"/>
                          <w:kern w:val="2"/>
                          <w:sz w:val="24"/>
                          <w:szCs w:val="24"/>
                          <w:lang w:eastAsia="zh-CN" w:bidi="hi-IN"/>
                        </w:rPr>
                      </w:pPr>
                    </w:p>
                  </w:txbxContent>
                </v:textbox>
                <w10:wrap type="topAndBottom" anchory="page"/>
              </v:shape>
            </w:pict>
          </mc:Fallback>
        </mc:AlternateContent>
      </w:r>
      <w:r w:rsidR="00E75A53" w:rsidRPr="00E75A53">
        <w:rPr>
          <w:rFonts w:eastAsia="Noto Serif CJK SC" w:cs="Times New Roman"/>
          <w:noProof/>
          <w:color w:val="auto"/>
          <w:kern w:val="2"/>
          <w:szCs w:val="24"/>
        </w:rPr>
        <w:drawing>
          <wp:anchor distT="0" distB="0" distL="114300" distR="114300" simplePos="0" relativeHeight="251665408" behindDoc="0" locked="0" layoutInCell="1" allowOverlap="1" wp14:anchorId="121872BE" wp14:editId="38A8BF49">
            <wp:simplePos x="0" y="0"/>
            <wp:positionH relativeFrom="column">
              <wp:posOffset>-76200</wp:posOffset>
            </wp:positionH>
            <wp:positionV relativeFrom="page">
              <wp:posOffset>710777</wp:posOffset>
            </wp:positionV>
            <wp:extent cx="5715000" cy="3590925"/>
            <wp:effectExtent l="0" t="0" r="0" b="9525"/>
            <wp:wrapTopAndBottom/>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7">
                      <a:extLst>
                        <a:ext uri="{28A0092B-C50C-407E-A947-70E740481C1C}">
                          <a14:useLocalDpi xmlns:a14="http://schemas.microsoft.com/office/drawing/2010/main" val="0"/>
                        </a:ext>
                      </a:extLst>
                    </a:blip>
                    <a:srcRect t="1851"/>
                    <a:stretch/>
                  </pic:blipFill>
                  <pic:spPr bwMode="auto">
                    <a:xfrm>
                      <a:off x="0" y="0"/>
                      <a:ext cx="5715000" cy="3590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90F04">
        <w:rPr>
          <w:rFonts w:eastAsia="Noto Serif CJK SC" w:cs="Times New Roman"/>
          <w:color w:val="auto"/>
          <w:kern w:val="2"/>
          <w:szCs w:val="24"/>
          <w:lang w:eastAsia="zh-CN" w:bidi="hi-IN"/>
        </w:rPr>
        <w:t xml:space="preserve">considered independent of velocity, and using Benouli’s equation for incompressible flow leads to a 10% overestimation of air speed </w:t>
      </w:r>
      <w:r w:rsidRPr="0064069E">
        <w:rPr>
          <w:rFonts w:eastAsia="Noto Serif CJK SC" w:cs="Times New Roman"/>
          <w:color w:val="auto"/>
          <w:kern w:val="2"/>
          <w:szCs w:val="24"/>
          <w:highlight w:val="yellow"/>
          <w:lang w:eastAsia="zh-CN" w:bidi="hi-IN"/>
        </w:rPr>
        <w:t>Spanu et al. (2020).</w:t>
      </w:r>
      <w:r w:rsidRPr="00090F04">
        <w:rPr>
          <w:rFonts w:eastAsia="Noto Serif CJK SC" w:cs="Times New Roman"/>
          <w:color w:val="auto"/>
          <w:kern w:val="2"/>
          <w:szCs w:val="24"/>
          <w:lang w:eastAsia="zh-CN" w:bidi="hi-IN"/>
        </w:rPr>
        <w:t xml:space="preserve"> As shown in </w:t>
      </w:r>
      <w:r w:rsidRPr="00FC3CF9">
        <w:rPr>
          <w:rFonts w:eastAsia="Noto Serif CJK SC" w:cs="Times New Roman"/>
          <w:color w:val="auto"/>
          <w:kern w:val="2"/>
          <w:szCs w:val="24"/>
          <w:highlight w:val="cyan"/>
          <w:lang w:eastAsia="zh-CN" w:bidi="hi-IN"/>
        </w:rPr>
        <w:t>Figure</w:t>
      </w:r>
      <w:r w:rsidR="00C63FEA">
        <w:rPr>
          <w:rFonts w:eastAsia="Noto Serif CJK SC" w:cs="Times New Roman"/>
          <w:color w:val="auto"/>
          <w:kern w:val="2"/>
          <w:szCs w:val="24"/>
          <w:highlight w:val="cyan"/>
          <w:lang w:eastAsia="zh-CN" w:bidi="hi-IN"/>
        </w:rPr>
        <w:t xml:space="preserve"> 4</w:t>
      </w:r>
      <w:r w:rsidRPr="00090F04">
        <w:rPr>
          <w:rFonts w:eastAsia="Noto Serif CJK SC" w:cs="Times New Roman"/>
          <w:color w:val="auto"/>
          <w:kern w:val="2"/>
          <w:szCs w:val="24"/>
          <w:lang w:eastAsia="zh-CN" w:bidi="hi-IN"/>
        </w:rPr>
        <w:t xml:space="preserve">, the average mach number of the ORACLES cloud sampling profiles exceeds 0.3 Mach (0.35 average Mach for sawtooth profiles; 0.39 average Mach for level cloud profiles). Therefore, </w:t>
      </w:r>
      <w:r w:rsidR="00A2526C" w:rsidRPr="00090F04">
        <w:rPr>
          <w:rFonts w:eastAsia="Noto Serif CJK SC" w:cs="Times New Roman"/>
          <w:color w:val="auto"/>
          <w:kern w:val="2"/>
          <w:szCs w:val="24"/>
          <w:lang w:eastAsia="zh-CN" w:bidi="hi-IN"/>
        </w:rPr>
        <w:t>to</w:t>
      </w:r>
      <w:r w:rsidRPr="00090F04">
        <w:rPr>
          <w:rFonts w:eastAsia="Noto Serif CJK SC" w:cs="Times New Roman"/>
          <w:color w:val="auto"/>
          <w:kern w:val="2"/>
          <w:szCs w:val="24"/>
          <w:lang w:eastAsia="zh-CN" w:bidi="hi-IN"/>
        </w:rPr>
        <w:t xml:space="preserve"> accurately describe the flow around the P-3 pylon assembly, an OpenFOAM steady-state </w:t>
      </w:r>
      <w:r w:rsidRPr="00090F04">
        <w:rPr>
          <w:rFonts w:eastAsia="Noto Serif CJK SC" w:cs="Times New Roman"/>
          <w:i/>
          <w:iCs/>
          <w:color w:val="auto"/>
          <w:kern w:val="2"/>
          <w:szCs w:val="24"/>
          <w:lang w:eastAsia="zh-CN" w:bidi="hi-IN"/>
        </w:rPr>
        <w:t>solver, rhoSimpleFoam,</w:t>
      </w:r>
      <w:r w:rsidRPr="00090F04">
        <w:rPr>
          <w:rFonts w:eastAsia="Noto Serif CJK SC" w:cs="Times New Roman"/>
          <w:color w:val="auto"/>
          <w:kern w:val="2"/>
          <w:szCs w:val="24"/>
          <w:lang w:eastAsia="zh-CN" w:bidi="hi-IN"/>
        </w:rPr>
        <w:t xml:space="preserve"> will be used to calculate compressible, turbulent flow, usi</w:t>
      </w:r>
      <w:r w:rsidRPr="002D2017">
        <w:rPr>
          <w:rFonts w:eastAsia="Noto Serif CJK SC" w:cs="Times New Roman"/>
          <w:color w:val="auto"/>
          <w:kern w:val="2"/>
          <w:szCs w:val="24"/>
          <w:lang w:eastAsia="zh-CN" w:bidi="hi-IN"/>
        </w:rPr>
        <w:t>ng a Semi-Implicit Method for Pressure Linked Equations (SIMPLE) algorithm. The SIMPLE algorithm follows a segregated solution strategy, where each of the governing equations are solved in turn and inserted into subsequent equation until the model solutions converge</w:t>
      </w:r>
      <w:r w:rsidR="00062FE5" w:rsidRPr="002D2017">
        <w:rPr>
          <w:rFonts w:eastAsia="Noto Serif CJK SC" w:cs="Times New Roman"/>
          <w:color w:val="auto"/>
          <w:kern w:val="2"/>
          <w:szCs w:val="24"/>
          <w:lang w:eastAsia="zh-CN" w:bidi="hi-IN"/>
        </w:rPr>
        <w:t xml:space="preserve"> </w:t>
      </w:r>
      <w:r w:rsidR="00863C27" w:rsidRPr="002D2017">
        <w:rPr>
          <w:rFonts w:eastAsia="Noto Serif CJK SC" w:cs="Times New Roman"/>
          <w:color w:val="auto"/>
          <w:kern w:val="2"/>
          <w:szCs w:val="24"/>
          <w:highlight w:val="yellow"/>
          <w:lang w:eastAsia="zh-CN" w:bidi="hi-IN"/>
        </w:rPr>
        <w:fldChar w:fldCharType="begin"/>
      </w:r>
      <w:r w:rsidR="00863C27" w:rsidRPr="002D2017">
        <w:rPr>
          <w:rFonts w:eastAsia="Noto Serif CJK SC" w:cs="Times New Roman"/>
          <w:color w:val="auto"/>
          <w:kern w:val="2"/>
          <w:szCs w:val="24"/>
          <w:highlight w:val="yellow"/>
          <w:lang w:eastAsia="zh-CN" w:bidi="hi-IN"/>
        </w:rPr>
        <w:instrText xml:space="preserve"> ADDIN ZOTERO_ITEM CSL_CITATION {"citationID":"doen4hUb","properties":{"formattedCitation":"(Moukalled and Darwish 2016)","plainCitation":"(Moukalled and Darwish 2016)","noteIndex":0},"citationItems":[{"id":360,"uris":["http://zotero.org/users/4712375/items/6SUIC6NA"],"uri":["http://zotero.org/users/4712375/items/6SUIC6NA"],"itemData":{"id":360,"type":"chapter","abstract":"The previous chapter presented the methodology for solving incompressible flow problem using pressure based algorithms. In this chapter these algorithms are extended to allow for the simulation of compressible flows in the various Mach number regimes, i.e., over the entire spectrum from subsonic to hypersonic speeds. While incompressible flow solutions do not generally require solving the energy equation, compressibility effects couple hydrodynamics and thermodynamics necessitating the simultaneous solution of the continuity, momentum, and energy equations. The dependence of density on pressure and temperature, a relation expressed via an equation of state, further complicates the velocity-pressure coupling present in incompressible flows. The derivation of the pressure correction equation now involves a density correction that introduces to the equation a convection-like term, in addition to the diffusion-like term introduced by the velocity correction. Another difficulty is introduced by the complex boundary conditions that arise in compressible flow problems. Details on resolving all these issues are presented throughout this chapter.","collection-title":"Fluid Mechanics and Its Applications","container-title":"The Finite Volume Method in Computational Fluid Dynamics: An Advanced Introduction with OpenFOAM® and Matlab","event-place":"Cham","ISBN":"978-3-319-16874-6","language":"en","note":"DOI: 10.1007/978-3-319-16874-6_16","page":"655-690","publisher":"Springer International Publishing","publisher-place":"Cham","source":"Springer Link","title":"Fluid Flow Computation: Compressible Flows","title-short":"Fluid Flow Computation","URL":"https://doi.org/10.1007/978-3-319-16874-6_16","author":[{"family":"Moukalled","given":"F."},{"family":"Darwish","given":"M."}],"editor":[{"family":"Moukalled","given":"F."},{"family":"Mangani","given":"L."},{"family":"Darwish","given":"M."}],"accessed":{"date-parts":[["2021",10,25]]},"issued":{"date-parts":[["2016"]]}}}],"schema":"https://github.com/citation-style-language/schema/raw/master/csl-citation.json"} </w:instrText>
      </w:r>
      <w:r w:rsidR="00863C27" w:rsidRPr="002D2017">
        <w:rPr>
          <w:rFonts w:eastAsia="Noto Serif CJK SC" w:cs="Times New Roman"/>
          <w:color w:val="auto"/>
          <w:kern w:val="2"/>
          <w:szCs w:val="24"/>
          <w:highlight w:val="yellow"/>
          <w:lang w:eastAsia="zh-CN" w:bidi="hi-IN"/>
        </w:rPr>
        <w:fldChar w:fldCharType="separate"/>
      </w:r>
      <w:r w:rsidR="00863C27" w:rsidRPr="002D2017">
        <w:rPr>
          <w:rFonts w:cs="Times New Roman"/>
          <w:highlight w:val="yellow"/>
        </w:rPr>
        <w:t xml:space="preserve">(Moukalled and </w:t>
      </w:r>
      <w:r w:rsidR="00863C27" w:rsidRPr="002D2017">
        <w:rPr>
          <w:rFonts w:cs="Times New Roman"/>
          <w:highlight w:val="yellow"/>
        </w:rPr>
        <w:lastRenderedPageBreak/>
        <w:t>Darwish 2016)</w:t>
      </w:r>
      <w:r w:rsidR="00863C27" w:rsidRPr="002D2017">
        <w:rPr>
          <w:rFonts w:eastAsia="Noto Serif CJK SC" w:cs="Times New Roman"/>
          <w:color w:val="auto"/>
          <w:kern w:val="2"/>
          <w:szCs w:val="24"/>
          <w:highlight w:val="yellow"/>
          <w:lang w:eastAsia="zh-CN" w:bidi="hi-IN"/>
        </w:rPr>
        <w:fldChar w:fldCharType="end"/>
      </w:r>
      <w:r w:rsidR="002D2017" w:rsidRPr="002D2017">
        <w:rPr>
          <w:rFonts w:eastAsia="Noto Serif CJK SC" w:cs="Times New Roman"/>
          <w:color w:val="auto"/>
          <w:kern w:val="2"/>
          <w:szCs w:val="24"/>
          <w:highlight w:val="yellow"/>
          <w:lang w:eastAsia="zh-CN" w:bidi="hi-IN"/>
        </w:rPr>
        <w:t>.</w:t>
      </w:r>
      <w:r w:rsidR="002D2017">
        <w:rPr>
          <w:rFonts w:eastAsia="Noto Serif CJK SC" w:cs="Times New Roman"/>
          <w:color w:val="auto"/>
          <w:kern w:val="2"/>
          <w:szCs w:val="24"/>
          <w:lang w:eastAsia="zh-CN" w:bidi="hi-IN"/>
        </w:rPr>
        <w:t xml:space="preserve"> </w:t>
      </w:r>
      <w:r w:rsidR="00F40722">
        <w:rPr>
          <w:rFonts w:eastAsia="Noto Serif CJK SC" w:cs="Times New Roman"/>
          <w:color w:val="auto"/>
          <w:kern w:val="2"/>
          <w:szCs w:val="24"/>
          <w:lang w:eastAsia="zh-CN" w:bidi="hi-IN"/>
        </w:rPr>
        <w:t>For compressible flow, the conservation equations of momentum, energy</w:t>
      </w:r>
      <w:r w:rsidR="007620AE">
        <w:rPr>
          <w:rFonts w:eastAsia="Noto Serif CJK SC" w:cs="Times New Roman"/>
          <w:color w:val="auto"/>
          <w:kern w:val="2"/>
          <w:szCs w:val="24"/>
          <w:lang w:eastAsia="zh-CN" w:bidi="hi-IN"/>
        </w:rPr>
        <w:t xml:space="preserve"> (including the </w:t>
      </w:r>
      <w:r w:rsidR="00177890">
        <w:rPr>
          <w:rFonts w:eastAsia="Noto Serif CJK SC" w:cs="Times New Roman"/>
          <w:color w:val="auto"/>
          <w:kern w:val="2"/>
          <w:szCs w:val="24"/>
          <w:lang w:eastAsia="zh-CN" w:bidi="hi-IN"/>
        </w:rPr>
        <w:t>equation of state</w:t>
      </w:r>
      <w:r w:rsidR="007620AE">
        <w:rPr>
          <w:rFonts w:eastAsia="Noto Serif CJK SC" w:cs="Times New Roman"/>
          <w:color w:val="auto"/>
          <w:kern w:val="2"/>
          <w:szCs w:val="24"/>
          <w:lang w:eastAsia="zh-CN" w:bidi="hi-IN"/>
        </w:rPr>
        <w:t>)</w:t>
      </w:r>
      <w:r w:rsidR="00177890">
        <w:rPr>
          <w:rFonts w:eastAsia="Noto Serif CJK SC" w:cs="Times New Roman"/>
          <w:color w:val="auto"/>
          <w:kern w:val="2"/>
          <w:szCs w:val="24"/>
          <w:lang w:eastAsia="zh-CN" w:bidi="hi-IN"/>
        </w:rPr>
        <w:t xml:space="preserve"> </w:t>
      </w:r>
      <w:r w:rsidR="00F40722">
        <w:rPr>
          <w:rFonts w:eastAsia="Noto Serif CJK SC" w:cs="Times New Roman"/>
          <w:color w:val="auto"/>
          <w:kern w:val="2"/>
          <w:szCs w:val="24"/>
          <w:lang w:eastAsia="zh-CN" w:bidi="hi-IN"/>
        </w:rPr>
        <w:t xml:space="preserve">and continuity </w:t>
      </w:r>
      <w:r w:rsidR="0097178B">
        <w:rPr>
          <w:rFonts w:eastAsia="Noto Serif CJK SC" w:cs="Times New Roman"/>
          <w:color w:val="auto"/>
          <w:kern w:val="2"/>
          <w:szCs w:val="24"/>
          <w:lang w:eastAsia="zh-CN" w:bidi="hi-IN"/>
        </w:rPr>
        <w:t xml:space="preserve">for a Newtonian fluid acting as an ideal gas </w:t>
      </w:r>
      <w:r w:rsidR="00F40722">
        <w:rPr>
          <w:rFonts w:eastAsia="Noto Serif CJK SC" w:cs="Times New Roman"/>
          <w:color w:val="auto"/>
          <w:kern w:val="2"/>
          <w:szCs w:val="24"/>
          <w:lang w:eastAsia="zh-CN" w:bidi="hi-IN"/>
        </w:rPr>
        <w:t>are</w:t>
      </w:r>
      <w:r w:rsidR="00F212DF">
        <w:rPr>
          <w:rFonts w:eastAsia="Noto Serif CJK SC" w:cs="Times New Roman"/>
          <w:color w:val="auto"/>
          <w:kern w:val="2"/>
          <w:szCs w:val="24"/>
          <w:lang w:eastAsia="zh-CN" w:bidi="hi-IN"/>
        </w:rPr>
        <w:t>:</w:t>
      </w:r>
      <w:r w:rsidR="00607C4E">
        <w:rPr>
          <w:noProof/>
        </w:rPr>
        <mc:AlternateContent>
          <mc:Choice Requires="wps">
            <w:drawing>
              <wp:anchor distT="0" distB="0" distL="114300" distR="114300" simplePos="0" relativeHeight="251670528" behindDoc="0" locked="0" layoutInCell="1" allowOverlap="1" wp14:anchorId="65551B9C" wp14:editId="02B9AC87">
                <wp:simplePos x="0" y="0"/>
                <wp:positionH relativeFrom="column">
                  <wp:posOffset>0</wp:posOffset>
                </wp:positionH>
                <wp:positionV relativeFrom="paragraph">
                  <wp:posOffset>3660775</wp:posOffset>
                </wp:positionV>
                <wp:extent cx="57150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7944447" w14:textId="23DE565E" w:rsidR="00C0442D" w:rsidRPr="00F93904" w:rsidRDefault="00C0442D" w:rsidP="00607C4E">
                            <w:pPr>
                              <w:pStyle w:val="Caption"/>
                              <w:rPr>
                                <w:i w:val="0"/>
                                <w:iCs w:val="0"/>
                                <w:noProof/>
                                <w:color w:val="auto"/>
                                <w:sz w:val="24"/>
                                <w:szCs w:val="24"/>
                              </w:rPr>
                            </w:pPr>
                            <w:r w:rsidRPr="00F93904">
                              <w:rPr>
                                <w:b/>
                                <w:bCs/>
                                <w:i w:val="0"/>
                                <w:iCs w:val="0"/>
                                <w:color w:val="auto"/>
                                <w:sz w:val="24"/>
                                <w:szCs w:val="24"/>
                              </w:rPr>
                              <w:t xml:space="preserve">Figure 4: </w:t>
                            </w:r>
                            <w:bookmarkStart w:id="63" w:name="_Hlk86273198"/>
                            <w:r w:rsidRPr="00F93904">
                              <w:rPr>
                                <w:i w:val="0"/>
                                <w:iCs w:val="0"/>
                                <w:color w:val="auto"/>
                                <w:sz w:val="24"/>
                                <w:szCs w:val="24"/>
                              </w:rPr>
                              <w:t>Mach Number for the NASA P-3 Orion during in-situ cloud sampling throughout ORACLES. Shading for each violin plot represents data distribution. Black (red) lines indicate mean (median) of the distribution.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51B9C" id="Text Box 8" o:spid="_x0000_s1029" type="#_x0000_t202" style="position:absolute;left:0;text-align:left;margin-left:0;margin-top:288.25pt;width:45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" stroked="f">
                <v:textbox style="mso-fit-shape-to-text:t" inset="0,0,0,0">
                  <w:txbxContent>
                    <w:p w14:paraId="17944447" w14:textId="23DE565E" w:rsidR="00C0442D" w:rsidRPr="00F93904" w:rsidRDefault="00C0442D" w:rsidP="00607C4E">
                      <w:pPr>
                        <w:pStyle w:val="Caption"/>
                        <w:rPr>
                          <w:i w:val="0"/>
                          <w:iCs w:val="0"/>
                          <w:noProof/>
                          <w:color w:val="auto"/>
                          <w:sz w:val="24"/>
                          <w:szCs w:val="24"/>
                        </w:rPr>
                      </w:pPr>
                      <w:r w:rsidRPr="00F93904">
                        <w:rPr>
                          <w:b/>
                          <w:bCs/>
                          <w:i w:val="0"/>
                          <w:iCs w:val="0"/>
                          <w:color w:val="auto"/>
                          <w:sz w:val="24"/>
                          <w:szCs w:val="24"/>
                        </w:rPr>
                        <w:t xml:space="preserve">Figure 4: </w:t>
                      </w:r>
                      <w:bookmarkStart w:id="64" w:name="_Hlk86273198"/>
                      <w:r w:rsidRPr="00F93904">
                        <w:rPr>
                          <w:i w:val="0"/>
                          <w:iCs w:val="0"/>
                          <w:color w:val="auto"/>
                          <w:sz w:val="24"/>
                          <w:szCs w:val="24"/>
                        </w:rPr>
                        <w:t>Mach Number for the NASA P-3 Orion during in-situ cloud sampling throughout ORACLES. Shading for each violin plot represents data distribution. Black (red) lines indicate mean (median) of the distribution.</w:t>
                      </w:r>
                      <w:bookmarkEnd w:id="64"/>
                    </w:p>
                  </w:txbxContent>
                </v:textbox>
                <w10:wrap type="topAndBottom"/>
              </v:shape>
            </w:pict>
          </mc:Fallback>
        </mc:AlternateContent>
      </w:r>
      <w:r w:rsidR="00607C4E">
        <w:rPr>
          <w:noProof/>
        </w:rPr>
        <w:drawing>
          <wp:anchor distT="0" distB="0" distL="114300" distR="114300" simplePos="0" relativeHeight="251668480" behindDoc="0" locked="0" layoutInCell="1" allowOverlap="1" wp14:anchorId="25AB7018" wp14:editId="462A8217">
            <wp:simplePos x="0" y="0"/>
            <wp:positionH relativeFrom="column">
              <wp:posOffset>0</wp:posOffset>
            </wp:positionH>
            <wp:positionV relativeFrom="page">
              <wp:posOffset>914400</wp:posOffset>
            </wp:positionV>
            <wp:extent cx="5715000" cy="3603625"/>
            <wp:effectExtent l="0" t="0" r="0" b="0"/>
            <wp:wrapTopAndBottom/>
            <wp:docPr id="7" name="Content Placeholder 6" descr="Chart, box and whisker chart&#10;&#10;Description automatically generated">
              <a:extLst xmlns:a="http://schemas.openxmlformats.org/drawingml/2006/main">
                <a:ext uri="{FF2B5EF4-FFF2-40B4-BE49-F238E27FC236}">
                  <a16:creationId xmlns:a16="http://schemas.microsoft.com/office/drawing/2014/main" id="{E1D109EA-FA95-42C8-A9E7-1A03FC0A2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Chart, box and whisker chart&#10;&#10;Description automatically generated">
                      <a:extLst>
                        <a:ext uri="{FF2B5EF4-FFF2-40B4-BE49-F238E27FC236}">
                          <a16:creationId xmlns:a16="http://schemas.microsoft.com/office/drawing/2014/main" id="{E1D109EA-FA95-42C8-A9E7-1A03FC0A237B}"/>
                        </a:ext>
                      </a:extLst>
                    </pic:cNvPr>
                    <pic:cNvPicPr>
                      <a:picLocks noChangeAspect="1"/>
                    </pic:cNvPicPr>
                  </pic:nvPicPr>
                  <pic:blipFill rotWithShape="1">
                    <a:blip r:embed="rId18">
                      <a:extLst>
                        <a:ext uri="{28A0092B-C50C-407E-A947-70E740481C1C}">
                          <a14:useLocalDpi xmlns:a14="http://schemas.microsoft.com/office/drawing/2010/main" val="0"/>
                        </a:ext>
                      </a:extLst>
                    </a:blip>
                    <a:srcRect b="14878"/>
                    <a:stretch/>
                  </pic:blipFill>
                  <pic:spPr>
                    <a:xfrm>
                      <a:off x="0" y="0"/>
                      <a:ext cx="5715000" cy="3603625"/>
                    </a:xfrm>
                    <a:prstGeom prst="rect">
                      <a:avLst/>
                    </a:prstGeom>
                  </pic:spPr>
                </pic:pic>
              </a:graphicData>
            </a:graphic>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0"/>
      </w:tblGrid>
      <w:tr w:rsidR="00F212DF" w14:paraId="3FB99302" w14:textId="77777777" w:rsidTr="00F6438D">
        <w:tc>
          <w:tcPr>
            <w:tcW w:w="8990" w:type="dxa"/>
          </w:tcPr>
          <w:p w14:paraId="0B2D8253" w14:textId="77777777" w:rsidR="00F212DF" w:rsidRDefault="00F212DF" w:rsidP="00090F04">
            <w:pPr>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t xml:space="preserve">Momentum: </w:t>
            </w:r>
          </w:p>
          <w:p w14:paraId="1CFD6287" w14:textId="33BC8BF5" w:rsidR="006972EB" w:rsidRPr="00611C44" w:rsidRDefault="00000000" w:rsidP="002C6BFB">
            <w:pPr>
              <w:jc w:val="right"/>
              <w:rPr>
                <w:rFonts w:ascii="Cambria Math" w:eastAsia="Noto Serif CJK SC" w:hAnsi="Cambria Math" w:cs="Times New Roman"/>
                <w:color w:val="auto"/>
                <w:kern w:val="2"/>
                <w:szCs w:val="24"/>
                <w:lang w:eastAsia="zh-CN" w:bidi="hi-IN"/>
              </w:rPr>
            </w:pPr>
            <m:oMath>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m:t>
                  </m:r>
                </m:num>
                <m:den>
                  <m:r>
                    <w:rPr>
                      <w:rFonts w:ascii="Cambria Math" w:eastAsia="Noto Serif CJK SC" w:hAnsi="Cambria Math" w:cs="Times New Roman"/>
                      <w:color w:val="auto"/>
                      <w:kern w:val="2"/>
                      <w:szCs w:val="24"/>
                      <w:lang w:eastAsia="zh-CN" w:bidi="hi-IN"/>
                    </w:rPr>
                    <m:t>∂t</m:t>
                  </m:r>
                </m:den>
              </m:f>
              <m:d>
                <m:dPr>
                  <m:begChr m:val="["/>
                  <m:endChr m:val="]"/>
                  <m:ctrlPr>
                    <w:rPr>
                      <w:rFonts w:ascii="Cambria Math" w:eastAsia="Noto Serif CJK SC" w:hAnsi="Cambria Math" w:cs="Times New Roman"/>
                      <w:i/>
                      <w:color w:val="auto"/>
                      <w:kern w:val="2"/>
                      <w:szCs w:val="24"/>
                      <w:lang w:eastAsia="zh-CN" w:bidi="hi-IN"/>
                    </w:rPr>
                  </m:ctrlPr>
                </m:dPr>
                <m:e>
                  <m:r>
                    <w:rPr>
                      <w:rFonts w:ascii="Cambria Math" w:eastAsia="Noto Serif CJK SC" w:hAnsi="Cambria Math" w:cs="Times New Roman"/>
                      <w:color w:val="auto"/>
                      <w:kern w:val="2"/>
                      <w:szCs w:val="24"/>
                      <w:lang w:eastAsia="zh-CN" w:bidi="hi-IN"/>
                    </w:rPr>
                    <m:t>ρ</m:t>
                  </m:r>
                  <m:r>
                    <m:rPr>
                      <m:sty m:val="b"/>
                    </m:rPr>
                    <w:rPr>
                      <w:rFonts w:ascii="Cambria Math" w:eastAsia="Noto Serif CJK SC" w:hAnsi="Cambria Math" w:cs="Times New Roman"/>
                      <w:color w:val="auto"/>
                      <w:kern w:val="2"/>
                      <w:szCs w:val="24"/>
                      <w:lang w:eastAsia="zh-CN" w:bidi="hi-IN"/>
                    </w:rPr>
                    <m:t>v</m:t>
                  </m:r>
                </m:e>
              </m:d>
              <m:r>
                <w:rPr>
                  <w:rFonts w:ascii="Cambria Math" w:eastAsia="Noto Serif CJK SC" w:hAnsi="Cambria Math" w:cs="Times New Roman"/>
                  <w:color w:val="auto"/>
                  <w:kern w:val="2"/>
                  <w:szCs w:val="24"/>
                  <w:lang w:eastAsia="zh-CN" w:bidi="hi-IN"/>
                </w:rPr>
                <m:t>+</m:t>
              </m:r>
              <m:r>
                <m:rPr>
                  <m:sty m:val="p"/>
                </m:rPr>
                <w:rPr>
                  <w:rFonts w:ascii="Cambria Math" w:eastAsia="Noto Serif CJK SC" w:hAnsi="Cambria Math" w:cs="Times New Roman"/>
                  <w:color w:val="auto"/>
                  <w:kern w:val="2"/>
                  <w:szCs w:val="24"/>
                  <w:lang w:eastAsia="zh-CN" w:bidi="hi-IN"/>
                </w:rPr>
                <m:t xml:space="preserve">∇∙ </m:t>
              </m:r>
              <m:d>
                <m:dPr>
                  <m:begChr m:val="{"/>
                  <m:endChr m:val="}"/>
                  <m:ctrlPr>
                    <w:rPr>
                      <w:rFonts w:ascii="Cambria Math" w:eastAsia="Noto Serif CJK SC" w:hAnsi="Cambria Math" w:cs="Times New Roman"/>
                      <w:color w:val="auto"/>
                      <w:kern w:val="2"/>
                      <w:szCs w:val="24"/>
                      <w:lang w:eastAsia="zh-CN" w:bidi="hi-IN"/>
                    </w:rPr>
                  </m:ctrlPr>
                </m:dPr>
                <m:e>
                  <m:r>
                    <w:rPr>
                      <w:rFonts w:ascii="Cambria Math" w:eastAsia="Noto Serif CJK SC" w:hAnsi="Cambria Math" w:cs="Times New Roman"/>
                      <w:color w:val="auto"/>
                      <w:kern w:val="2"/>
                      <w:szCs w:val="24"/>
                      <w:lang w:eastAsia="zh-CN" w:bidi="hi-IN"/>
                    </w:rPr>
                    <m:t>ρ</m:t>
                  </m:r>
                  <m:r>
                    <m:rPr>
                      <m:sty m:val="b"/>
                    </m:rPr>
                    <w:rPr>
                      <w:rFonts w:ascii="Cambria Math" w:eastAsia="Noto Serif CJK SC" w:hAnsi="Cambria Math" w:cs="Times New Roman"/>
                      <w:color w:val="auto"/>
                      <w:kern w:val="2"/>
                      <w:szCs w:val="24"/>
                      <w:lang w:eastAsia="zh-CN" w:bidi="hi-IN"/>
                    </w:rPr>
                    <m:t>vv</m:t>
                  </m:r>
                </m:e>
              </m:d>
              <m:r>
                <w:rPr>
                  <w:rFonts w:ascii="Cambria Math" w:eastAsia="Noto Serif CJK SC" w:hAnsi="Cambria Math" w:cs="Times New Roman"/>
                  <w:color w:val="auto"/>
                  <w:kern w:val="2"/>
                  <w:szCs w:val="24"/>
                  <w:lang w:eastAsia="zh-CN" w:bidi="hi-IN"/>
                </w:rPr>
                <m:t xml:space="preserve">= </m:t>
              </m:r>
              <m:r>
                <m:rPr>
                  <m:sty m:val="p"/>
                </m:rPr>
                <w:rPr>
                  <w:rFonts w:ascii="Cambria Math" w:eastAsia="Noto Serif CJK SC" w:hAnsi="Cambria Math" w:cs="Times New Roman"/>
                  <w:color w:val="auto"/>
                  <w:kern w:val="2"/>
                  <w:szCs w:val="24"/>
                  <w:lang w:eastAsia="zh-CN" w:bidi="hi-IN"/>
                </w:rPr>
                <m:t>∇</m:t>
              </m:r>
              <m:r>
                <w:rPr>
                  <w:rFonts w:ascii="Cambria Math" w:eastAsia="Noto Serif CJK SC" w:hAnsi="Cambria Math" w:cs="Times New Roman"/>
                  <w:color w:val="auto"/>
                  <w:kern w:val="2"/>
                  <w:szCs w:val="24"/>
                  <w:lang w:eastAsia="zh-CN" w:bidi="hi-IN"/>
                </w:rPr>
                <m:t xml:space="preserve">∙ </m:t>
              </m:r>
              <m:d>
                <m:dPr>
                  <m:begChr m:val="{"/>
                  <m:endChr m:val="}"/>
                  <m:ctrlPr>
                    <w:rPr>
                      <w:rFonts w:ascii="Cambria Math" w:eastAsia="Noto Serif CJK SC" w:hAnsi="Cambria Math" w:cs="Times New Roman"/>
                      <w:i/>
                      <w:color w:val="auto"/>
                      <w:kern w:val="2"/>
                      <w:szCs w:val="24"/>
                      <w:lang w:eastAsia="zh-CN" w:bidi="hi-IN"/>
                    </w:rPr>
                  </m:ctrlPr>
                </m:dPr>
                <m:e>
                  <m:r>
                    <w:rPr>
                      <w:rFonts w:ascii="Cambria Math" w:eastAsia="Noto Serif CJK SC" w:hAnsi="Cambria Math" w:cs="Times New Roman"/>
                      <w:color w:val="auto"/>
                      <w:kern w:val="2"/>
                      <w:szCs w:val="24"/>
                      <w:lang w:eastAsia="zh-CN" w:bidi="hi-IN"/>
                    </w:rPr>
                    <m:t>μ</m:t>
                  </m:r>
                  <m:r>
                    <m:rPr>
                      <m:sty m:val="p"/>
                    </m:rPr>
                    <w:rPr>
                      <w:rFonts w:ascii="Cambria Math" w:eastAsia="Noto Serif CJK SC" w:hAnsi="Cambria Math" w:cs="Times New Roman"/>
                      <w:color w:val="auto"/>
                      <w:kern w:val="2"/>
                      <w:szCs w:val="24"/>
                      <w:lang w:eastAsia="zh-CN" w:bidi="hi-IN"/>
                    </w:rPr>
                    <m:t>∇</m:t>
                  </m:r>
                  <m:r>
                    <m:rPr>
                      <m:sty m:val="b"/>
                    </m:rPr>
                    <w:rPr>
                      <w:rFonts w:ascii="Cambria Math" w:eastAsia="Noto Serif CJK SC" w:hAnsi="Cambria Math" w:cs="Times New Roman"/>
                      <w:color w:val="auto"/>
                      <w:kern w:val="2"/>
                      <w:szCs w:val="24"/>
                      <w:lang w:eastAsia="zh-CN" w:bidi="hi-IN"/>
                    </w:rPr>
                    <m:t>v</m:t>
                  </m:r>
                </m:e>
              </m:d>
              <m:r>
                <w:rPr>
                  <w:rFonts w:ascii="Cambria Math" w:eastAsia="Noto Serif CJK SC" w:hAnsi="Cambria Math" w:cs="Times New Roman"/>
                  <w:color w:val="auto"/>
                  <w:kern w:val="2"/>
                  <w:szCs w:val="24"/>
                  <w:lang w:eastAsia="zh-CN" w:bidi="hi-IN"/>
                </w:rPr>
                <m:t xml:space="preserve">- </m:t>
              </m:r>
              <m:r>
                <m:rPr>
                  <m:sty m:val="p"/>
                </m:rPr>
                <w:rPr>
                  <w:rFonts w:ascii="Cambria Math" w:eastAsia="Noto Serif CJK SC" w:hAnsi="Cambria Math" w:cs="Times New Roman"/>
                  <w:color w:val="auto"/>
                  <w:kern w:val="2"/>
                  <w:szCs w:val="24"/>
                  <w:lang w:eastAsia="zh-CN" w:bidi="hi-IN"/>
                </w:rPr>
                <m:t>∇</m:t>
              </m:r>
              <m:r>
                <w:rPr>
                  <w:rFonts w:ascii="Cambria Math" w:eastAsia="Noto Serif CJK SC" w:hAnsi="Cambria Math" w:cs="Times New Roman"/>
                  <w:color w:val="auto"/>
                  <w:kern w:val="2"/>
                  <w:szCs w:val="24"/>
                  <w:lang w:eastAsia="zh-CN" w:bidi="hi-IN"/>
                </w:rPr>
                <m:t>p+</m:t>
              </m:r>
              <m:r>
                <m:rPr>
                  <m:sty m:val="p"/>
                </m:rPr>
                <w:rPr>
                  <w:rFonts w:ascii="Cambria Math" w:eastAsia="Noto Serif CJK SC" w:hAnsi="Cambria Math" w:cs="Times New Roman"/>
                  <w:color w:val="auto"/>
                  <w:kern w:val="2"/>
                  <w:szCs w:val="24"/>
                  <w:lang w:eastAsia="zh-CN" w:bidi="hi-IN"/>
                </w:rPr>
                <m:t>∇</m:t>
              </m:r>
              <m:r>
                <w:rPr>
                  <w:rFonts w:ascii="Cambria Math" w:eastAsia="Noto Serif CJK SC" w:hAnsi="Cambria Math" w:cs="Times New Roman"/>
                  <w:color w:val="auto"/>
                  <w:kern w:val="2"/>
                  <w:szCs w:val="24"/>
                  <w:lang w:eastAsia="zh-CN" w:bidi="hi-IN"/>
                </w:rPr>
                <m:t>∙</m:t>
              </m:r>
              <m:d>
                <m:dPr>
                  <m:begChr m:val="{"/>
                  <m:endChr m:val="}"/>
                  <m:ctrlPr>
                    <w:rPr>
                      <w:rFonts w:ascii="Cambria Math" w:eastAsia="Noto Serif CJK SC" w:hAnsi="Cambria Math" w:cs="Times New Roman"/>
                      <w:i/>
                      <w:color w:val="auto"/>
                      <w:kern w:val="2"/>
                      <w:szCs w:val="24"/>
                      <w:lang w:eastAsia="zh-CN" w:bidi="hi-IN"/>
                    </w:rPr>
                  </m:ctrlPr>
                </m:dPr>
                <m:e>
                  <m:r>
                    <w:rPr>
                      <w:rFonts w:ascii="Cambria Math" w:eastAsia="Noto Serif CJK SC" w:hAnsi="Cambria Math" w:cs="Times New Roman"/>
                      <w:color w:val="auto"/>
                      <w:kern w:val="2"/>
                      <w:szCs w:val="24"/>
                      <w:lang w:eastAsia="zh-CN" w:bidi="hi-IN"/>
                    </w:rPr>
                    <m:t>μ</m:t>
                  </m:r>
                  <m:sSup>
                    <m:sSupPr>
                      <m:ctrlPr>
                        <w:rPr>
                          <w:rFonts w:ascii="Cambria Math" w:eastAsia="Noto Serif CJK SC" w:hAnsi="Cambria Math" w:cs="Times New Roman"/>
                          <w:i/>
                          <w:color w:val="auto"/>
                          <w:kern w:val="2"/>
                          <w:szCs w:val="24"/>
                          <w:lang w:eastAsia="zh-CN" w:bidi="hi-IN"/>
                        </w:rPr>
                      </m:ctrlPr>
                    </m:sSupPr>
                    <m:e>
                      <m:d>
                        <m:dPr>
                          <m:ctrlPr>
                            <w:rPr>
                              <w:rFonts w:ascii="Cambria Math" w:eastAsia="Noto Serif CJK SC" w:hAnsi="Cambria Math" w:cs="Times New Roman"/>
                              <w:i/>
                              <w:color w:val="auto"/>
                              <w:kern w:val="2"/>
                              <w:szCs w:val="24"/>
                              <w:lang w:eastAsia="zh-CN" w:bidi="hi-IN"/>
                            </w:rPr>
                          </m:ctrlPr>
                        </m:dPr>
                        <m:e>
                          <m:r>
                            <m:rPr>
                              <m:sty m:val="p"/>
                            </m:rPr>
                            <w:rPr>
                              <w:rFonts w:ascii="Cambria Math" w:eastAsia="Noto Serif CJK SC" w:hAnsi="Cambria Math" w:cs="Times New Roman"/>
                              <w:color w:val="auto"/>
                              <w:kern w:val="2"/>
                              <w:szCs w:val="24"/>
                              <w:lang w:eastAsia="zh-CN" w:bidi="hi-IN"/>
                            </w:rPr>
                            <m:t>∇</m:t>
                          </m:r>
                          <m:r>
                            <m:rPr>
                              <m:sty m:val="b"/>
                            </m:rPr>
                            <w:rPr>
                              <w:rFonts w:ascii="Cambria Math" w:eastAsia="Noto Serif CJK SC" w:hAnsi="Cambria Math" w:cs="Times New Roman"/>
                              <w:color w:val="auto"/>
                              <w:kern w:val="2"/>
                              <w:szCs w:val="24"/>
                              <w:lang w:eastAsia="zh-CN" w:bidi="hi-IN"/>
                            </w:rPr>
                            <m:t>v</m:t>
                          </m:r>
                        </m:e>
                      </m:d>
                    </m:e>
                    <m:sup>
                      <m:r>
                        <w:rPr>
                          <w:rFonts w:ascii="Cambria Math" w:eastAsia="Noto Serif CJK SC" w:hAnsi="Cambria Math" w:cs="Times New Roman"/>
                          <w:color w:val="auto"/>
                          <w:kern w:val="2"/>
                          <w:szCs w:val="24"/>
                          <w:lang w:eastAsia="zh-CN" w:bidi="hi-IN"/>
                        </w:rPr>
                        <m:t>T</m:t>
                      </m:r>
                    </m:sup>
                  </m:sSup>
                </m:e>
              </m:d>
              <m:r>
                <w:rPr>
                  <w:rFonts w:ascii="Cambria Math" w:eastAsia="Noto Serif CJK SC" w:hAnsi="Cambria Math" w:cs="Times New Roman"/>
                  <w:color w:val="auto"/>
                  <w:kern w:val="2"/>
                  <w:szCs w:val="24"/>
                  <w:lang w:eastAsia="zh-CN" w:bidi="hi-IN"/>
                </w:rPr>
                <m:t xml:space="preserve">- </m:t>
              </m:r>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2</m:t>
                  </m:r>
                </m:num>
                <m:den>
                  <m:r>
                    <w:rPr>
                      <w:rFonts w:ascii="Cambria Math" w:eastAsia="Noto Serif CJK SC" w:hAnsi="Cambria Math" w:cs="Times New Roman"/>
                      <w:color w:val="auto"/>
                      <w:kern w:val="2"/>
                      <w:szCs w:val="24"/>
                      <w:lang w:eastAsia="zh-CN" w:bidi="hi-IN"/>
                    </w:rPr>
                    <m:t>3</m:t>
                  </m:r>
                </m:den>
              </m:f>
              <m:r>
                <m:rPr>
                  <m:sty m:val="p"/>
                </m:rPr>
                <w:rPr>
                  <w:rFonts w:ascii="Cambria Math" w:eastAsia="Noto Serif CJK SC" w:hAnsi="Cambria Math" w:cs="Times New Roman"/>
                  <w:color w:val="auto"/>
                  <w:kern w:val="2"/>
                  <w:szCs w:val="24"/>
                  <w:lang w:eastAsia="zh-CN" w:bidi="hi-IN"/>
                </w:rPr>
                <m:t>∇</m:t>
              </m:r>
              <m:d>
                <m:dPr>
                  <m:ctrlPr>
                    <w:rPr>
                      <w:rFonts w:ascii="Cambria Math" w:eastAsia="Noto Serif CJK SC" w:hAnsi="Cambria Math" w:cs="Times New Roman"/>
                      <w:i/>
                      <w:color w:val="auto"/>
                      <w:kern w:val="2"/>
                      <w:szCs w:val="24"/>
                      <w:lang w:eastAsia="zh-CN" w:bidi="hi-IN"/>
                    </w:rPr>
                  </m:ctrlPr>
                </m:dPr>
                <m:e>
                  <m:r>
                    <w:rPr>
                      <w:rFonts w:ascii="Cambria Math" w:eastAsia="Noto Serif CJK SC" w:hAnsi="Cambria Math" w:cs="Times New Roman"/>
                      <w:color w:val="auto"/>
                      <w:kern w:val="2"/>
                      <w:szCs w:val="24"/>
                      <w:lang w:eastAsia="zh-CN" w:bidi="hi-IN"/>
                    </w:rPr>
                    <m:t>μ</m:t>
                  </m:r>
                  <m:r>
                    <m:rPr>
                      <m:sty m:val="p"/>
                    </m:rPr>
                    <w:rPr>
                      <w:rFonts w:ascii="Cambria Math" w:eastAsia="Noto Serif CJK SC" w:hAnsi="Cambria Math" w:cs="Times New Roman"/>
                      <w:color w:val="auto"/>
                      <w:kern w:val="2"/>
                      <w:szCs w:val="24"/>
                      <w:lang w:eastAsia="zh-CN" w:bidi="hi-IN"/>
                    </w:rPr>
                    <m:t>∇</m:t>
                  </m:r>
                  <m:r>
                    <w:rPr>
                      <w:rFonts w:ascii="Cambria Math" w:eastAsia="Noto Serif CJK SC" w:hAnsi="Cambria Math" w:cs="Times New Roman"/>
                      <w:color w:val="auto"/>
                      <w:kern w:val="2"/>
                      <w:szCs w:val="24"/>
                      <w:lang w:eastAsia="zh-CN" w:bidi="hi-IN"/>
                    </w:rPr>
                    <m:t>∙v</m:t>
                  </m:r>
                </m:e>
              </m:d>
              <m:r>
                <w:rPr>
                  <w:rFonts w:ascii="Cambria Math" w:eastAsia="Noto Serif CJK SC" w:hAnsi="Cambria Math" w:cs="Times New Roman"/>
                  <w:color w:val="auto"/>
                  <w:kern w:val="2"/>
                  <w:szCs w:val="24"/>
                  <w:lang w:eastAsia="zh-CN" w:bidi="hi-IN"/>
                </w:rPr>
                <m:t>+</m:t>
              </m:r>
              <m:sSub>
                <m:sSubPr>
                  <m:ctrlPr>
                    <w:rPr>
                      <w:rFonts w:ascii="Cambria Math" w:eastAsia="Noto Serif CJK SC" w:hAnsi="Cambria Math" w:cs="Times New Roman"/>
                      <w:b/>
                      <w:bCs/>
                      <w:iCs/>
                      <w:color w:val="auto"/>
                      <w:kern w:val="2"/>
                      <w:szCs w:val="24"/>
                      <w:lang w:eastAsia="zh-CN" w:bidi="hi-IN"/>
                    </w:rPr>
                  </m:ctrlPr>
                </m:sSubPr>
                <m:e>
                  <m:r>
                    <m:rPr>
                      <m:sty m:val="b"/>
                    </m:rPr>
                    <w:rPr>
                      <w:rFonts w:ascii="Cambria Math" w:eastAsia="Noto Serif CJK SC" w:hAnsi="Cambria Math" w:cs="Times New Roman"/>
                      <w:color w:val="auto"/>
                      <w:kern w:val="2"/>
                      <w:szCs w:val="24"/>
                      <w:lang w:eastAsia="zh-CN" w:bidi="hi-IN"/>
                    </w:rPr>
                    <m:t>f</m:t>
                  </m:r>
                </m:e>
                <m:sub>
                  <m:r>
                    <m:rPr>
                      <m:sty m:val="b"/>
                    </m:rPr>
                    <w:rPr>
                      <w:rFonts w:ascii="Cambria Math" w:eastAsia="Noto Serif CJK SC" w:hAnsi="Cambria Math" w:cs="Times New Roman"/>
                      <w:color w:val="auto"/>
                      <w:kern w:val="2"/>
                      <w:szCs w:val="24"/>
                      <w:lang w:eastAsia="zh-CN" w:bidi="hi-IN"/>
                    </w:rPr>
                    <m:t>B</m:t>
                  </m:r>
                </m:sub>
              </m:sSub>
              <m:r>
                <m:rPr>
                  <m:sty m:val="bi"/>
                </m:rPr>
                <w:rPr>
                  <w:rFonts w:ascii="Cambria Math" w:eastAsia="Noto Serif CJK SC" w:hAnsi="Cambria Math" w:cs="Times New Roman"/>
                  <w:color w:val="auto"/>
                  <w:kern w:val="2"/>
                  <w:szCs w:val="24"/>
                  <w:lang w:eastAsia="zh-CN" w:bidi="hi-IN"/>
                </w:rPr>
                <m:t xml:space="preserve">   </m:t>
              </m:r>
              <m:r>
                <w:rPr>
                  <w:rFonts w:ascii="Cambria Math" w:eastAsia="Noto Serif CJK SC" w:hAnsi="Cambria Math" w:cs="Times New Roman"/>
                  <w:color w:val="auto"/>
                  <w:kern w:val="2"/>
                  <w:szCs w:val="24"/>
                  <w:lang w:eastAsia="zh-CN" w:bidi="hi-IN"/>
                </w:rPr>
                <m:t xml:space="preserve"> (2)</m:t>
              </m:r>
            </m:oMath>
            <w:r w:rsidR="00611C44">
              <w:rPr>
                <w:rFonts w:ascii="Cambria Math" w:eastAsia="Noto Serif CJK SC" w:hAnsi="Cambria Math" w:cs="Times New Roman"/>
                <w:b/>
                <w:bCs/>
                <w:i/>
                <w:iCs/>
                <w:color w:val="auto"/>
                <w:kern w:val="2"/>
                <w:szCs w:val="24"/>
                <w:lang w:eastAsia="zh-CN" w:bidi="hi-IN"/>
              </w:rPr>
              <w:t xml:space="preserve">      </w:t>
            </w:r>
          </w:p>
        </w:tc>
      </w:tr>
      <w:tr w:rsidR="0097178B" w14:paraId="193818BF" w14:textId="77777777" w:rsidTr="00F6438D">
        <w:tc>
          <w:tcPr>
            <w:tcW w:w="8990" w:type="dxa"/>
          </w:tcPr>
          <w:p w14:paraId="5768D04F" w14:textId="77777777" w:rsidR="0097178B" w:rsidRDefault="0097178B" w:rsidP="00090F04">
            <w:pPr>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t>Energy:</w:t>
            </w:r>
          </w:p>
          <w:p w14:paraId="3F757C8E" w14:textId="48D61BBE" w:rsidR="008942C6" w:rsidRDefault="00000000" w:rsidP="002C6BFB">
            <w:pPr>
              <w:jc w:val="right"/>
              <w:rPr>
                <w:rFonts w:eastAsia="Noto Serif CJK SC" w:cs="Times New Roman"/>
                <w:color w:val="auto"/>
                <w:kern w:val="2"/>
                <w:szCs w:val="24"/>
                <w:lang w:eastAsia="zh-CN" w:bidi="hi-IN"/>
              </w:rPr>
            </w:pPr>
            <m:oMath>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m:t>
                  </m:r>
                </m:num>
                <m:den>
                  <m:r>
                    <w:rPr>
                      <w:rFonts w:ascii="Cambria Math" w:eastAsia="Noto Serif CJK SC" w:hAnsi="Cambria Math" w:cs="Times New Roman"/>
                      <w:color w:val="auto"/>
                      <w:kern w:val="2"/>
                      <w:szCs w:val="24"/>
                      <w:lang w:eastAsia="zh-CN" w:bidi="hi-IN"/>
                    </w:rPr>
                    <m:t>∂t</m:t>
                  </m:r>
                </m:den>
              </m:f>
              <m:d>
                <m:dPr>
                  <m:ctrlPr>
                    <w:rPr>
                      <w:rFonts w:ascii="Cambria Math" w:eastAsia="Noto Serif CJK SC" w:hAnsi="Cambria Math" w:cs="Times New Roman"/>
                      <w:i/>
                      <w:color w:val="auto"/>
                      <w:kern w:val="2"/>
                      <w:szCs w:val="24"/>
                      <w:lang w:eastAsia="zh-CN" w:bidi="hi-IN"/>
                    </w:rPr>
                  </m:ctrlPr>
                </m:dPr>
                <m:e>
                  <m:r>
                    <w:rPr>
                      <w:rFonts w:ascii="Cambria Math" w:eastAsia="Noto Serif CJK SC" w:hAnsi="Cambria Math" w:cs="Times New Roman"/>
                      <w:color w:val="auto"/>
                      <w:kern w:val="2"/>
                      <w:szCs w:val="24"/>
                      <w:lang w:eastAsia="zh-CN" w:bidi="hi-IN"/>
                    </w:rPr>
                    <m:t>ρ</m:t>
                  </m:r>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c</m:t>
                      </m:r>
                    </m:e>
                    <m:sub>
                      <m:r>
                        <w:rPr>
                          <w:rFonts w:ascii="Cambria Math" w:eastAsia="Noto Serif CJK SC" w:hAnsi="Cambria Math" w:cs="Times New Roman"/>
                          <w:color w:val="auto"/>
                          <w:kern w:val="2"/>
                          <w:szCs w:val="24"/>
                          <w:lang w:eastAsia="zh-CN" w:bidi="hi-IN"/>
                        </w:rPr>
                        <m:t>p</m:t>
                      </m:r>
                    </m:sub>
                  </m:sSub>
                  <m:r>
                    <w:rPr>
                      <w:rFonts w:ascii="Cambria Math" w:eastAsia="Noto Serif CJK SC" w:hAnsi="Cambria Math" w:cs="Times New Roman"/>
                      <w:color w:val="auto"/>
                      <w:kern w:val="2"/>
                      <w:szCs w:val="24"/>
                      <w:lang w:eastAsia="zh-CN" w:bidi="hi-IN"/>
                    </w:rPr>
                    <m:t>T</m:t>
                  </m:r>
                </m:e>
              </m:d>
              <m:r>
                <w:rPr>
                  <w:rFonts w:ascii="Cambria Math" w:eastAsia="Noto Serif CJK SC" w:hAnsi="Cambria Math" w:cs="Times New Roman"/>
                  <w:color w:val="auto"/>
                  <w:kern w:val="2"/>
                  <w:szCs w:val="24"/>
                  <w:lang w:eastAsia="zh-CN" w:bidi="hi-IN"/>
                </w:rPr>
                <m:t>+</m:t>
              </m:r>
              <m:r>
                <m:rPr>
                  <m:sty m:val="p"/>
                </m:rPr>
                <w:rPr>
                  <w:rFonts w:ascii="Cambria Math" w:eastAsia="Noto Serif CJK SC" w:hAnsi="Cambria Math" w:cs="Times New Roman"/>
                  <w:color w:val="auto"/>
                  <w:kern w:val="2"/>
                  <w:szCs w:val="24"/>
                  <w:lang w:eastAsia="zh-CN" w:bidi="hi-IN"/>
                </w:rPr>
                <m:t>∇</m:t>
              </m:r>
              <m:r>
                <w:rPr>
                  <w:rFonts w:ascii="Cambria Math" w:eastAsia="Noto Serif CJK SC" w:hAnsi="Cambria Math" w:cs="Times New Roman"/>
                  <w:color w:val="auto"/>
                  <w:kern w:val="2"/>
                  <w:szCs w:val="24"/>
                  <w:lang w:eastAsia="zh-CN" w:bidi="hi-IN"/>
                </w:rPr>
                <m:t>∙</m:t>
              </m:r>
              <m:d>
                <m:dPr>
                  <m:begChr m:val="["/>
                  <m:endChr m:val="]"/>
                  <m:ctrlPr>
                    <w:rPr>
                      <w:rFonts w:ascii="Cambria Math" w:eastAsia="Noto Serif CJK SC" w:hAnsi="Cambria Math" w:cs="Times New Roman"/>
                      <w:i/>
                      <w:color w:val="auto"/>
                      <w:kern w:val="2"/>
                      <w:szCs w:val="24"/>
                      <w:lang w:eastAsia="zh-CN" w:bidi="hi-IN"/>
                    </w:rPr>
                  </m:ctrlPr>
                </m:dPr>
                <m:e>
                  <m:r>
                    <w:rPr>
                      <w:rFonts w:ascii="Cambria Math" w:eastAsia="Noto Serif CJK SC" w:hAnsi="Cambria Math" w:cs="Times New Roman"/>
                      <w:color w:val="auto"/>
                      <w:kern w:val="2"/>
                      <w:szCs w:val="24"/>
                      <w:lang w:eastAsia="zh-CN" w:bidi="hi-IN"/>
                    </w:rPr>
                    <m:t>ρ</m:t>
                  </m:r>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c</m:t>
                      </m:r>
                    </m:e>
                    <m:sub>
                      <m:r>
                        <w:rPr>
                          <w:rFonts w:ascii="Cambria Math" w:eastAsia="Noto Serif CJK SC" w:hAnsi="Cambria Math" w:cs="Times New Roman"/>
                          <w:color w:val="auto"/>
                          <w:kern w:val="2"/>
                          <w:szCs w:val="24"/>
                          <w:lang w:eastAsia="zh-CN" w:bidi="hi-IN"/>
                        </w:rPr>
                        <m:t>p</m:t>
                      </m:r>
                    </m:sub>
                  </m:sSub>
                  <m:r>
                    <m:rPr>
                      <m:sty m:val="b"/>
                    </m:rPr>
                    <w:rPr>
                      <w:rFonts w:ascii="Cambria Math" w:eastAsia="Noto Serif CJK SC" w:hAnsi="Cambria Math" w:cs="Times New Roman"/>
                      <w:color w:val="auto"/>
                      <w:kern w:val="2"/>
                      <w:szCs w:val="24"/>
                      <w:lang w:eastAsia="zh-CN" w:bidi="hi-IN"/>
                    </w:rPr>
                    <m:t>v</m:t>
                  </m:r>
                  <m:r>
                    <m:rPr>
                      <m:sty m:val="p"/>
                    </m:rPr>
                    <w:rPr>
                      <w:rFonts w:ascii="Cambria Math" w:eastAsia="Noto Serif CJK SC" w:hAnsi="Cambria Math" w:cs="Times New Roman"/>
                      <w:color w:val="auto"/>
                      <w:kern w:val="2"/>
                      <w:szCs w:val="24"/>
                      <w:lang w:eastAsia="zh-CN" w:bidi="hi-IN"/>
                    </w:rPr>
                    <m:t>T</m:t>
                  </m:r>
                </m:e>
              </m:d>
              <m:r>
                <w:rPr>
                  <w:rFonts w:ascii="Cambria Math" w:eastAsia="Noto Serif CJK SC" w:hAnsi="Cambria Math" w:cs="Times New Roman"/>
                  <w:color w:val="auto"/>
                  <w:kern w:val="2"/>
                  <w:szCs w:val="24"/>
                  <w:lang w:eastAsia="zh-CN" w:bidi="hi-IN"/>
                </w:rPr>
                <m:t xml:space="preserve">= </m:t>
              </m:r>
              <m:r>
                <m:rPr>
                  <m:sty m:val="p"/>
                </m:rPr>
                <w:rPr>
                  <w:rFonts w:ascii="Cambria Math" w:eastAsia="Noto Serif CJK SC" w:hAnsi="Cambria Math" w:cs="Times New Roman"/>
                  <w:color w:val="auto"/>
                  <w:kern w:val="2"/>
                  <w:szCs w:val="24"/>
                  <w:lang w:eastAsia="zh-CN" w:bidi="hi-IN"/>
                </w:rPr>
                <m:t>∇</m:t>
              </m:r>
              <m:r>
                <w:rPr>
                  <w:rFonts w:ascii="Cambria Math" w:eastAsia="Noto Serif CJK SC" w:hAnsi="Cambria Math" w:cs="Times New Roman"/>
                  <w:color w:val="auto"/>
                  <w:kern w:val="2"/>
                  <w:szCs w:val="24"/>
                  <w:lang w:eastAsia="zh-CN" w:bidi="hi-IN"/>
                </w:rPr>
                <m:t>∙</m:t>
              </m:r>
              <m:d>
                <m:dPr>
                  <m:begChr m:val="["/>
                  <m:endChr m:val="]"/>
                  <m:ctrlPr>
                    <w:rPr>
                      <w:rFonts w:ascii="Cambria Math" w:eastAsia="Noto Serif CJK SC" w:hAnsi="Cambria Math" w:cs="Times New Roman"/>
                      <w:i/>
                      <w:color w:val="auto"/>
                      <w:kern w:val="2"/>
                      <w:szCs w:val="24"/>
                      <w:lang w:eastAsia="zh-CN" w:bidi="hi-IN"/>
                    </w:rPr>
                  </m:ctrlPr>
                </m:dPr>
                <m:e>
                  <m:r>
                    <w:rPr>
                      <w:rFonts w:ascii="Cambria Math" w:eastAsia="Noto Serif CJK SC" w:hAnsi="Cambria Math" w:cs="Times New Roman"/>
                      <w:color w:val="auto"/>
                      <w:kern w:val="2"/>
                      <w:szCs w:val="24"/>
                      <w:lang w:eastAsia="zh-CN" w:bidi="hi-IN"/>
                    </w:rPr>
                    <m:t>k</m:t>
                  </m:r>
                  <m:r>
                    <m:rPr>
                      <m:sty m:val="p"/>
                    </m:rPr>
                    <w:rPr>
                      <w:rFonts w:ascii="Cambria Math" w:eastAsia="Noto Serif CJK SC" w:hAnsi="Cambria Math" w:cs="Times New Roman"/>
                      <w:color w:val="auto"/>
                      <w:kern w:val="2"/>
                      <w:szCs w:val="24"/>
                      <w:lang w:eastAsia="zh-CN" w:bidi="hi-IN"/>
                    </w:rPr>
                    <m:t>∇</m:t>
                  </m:r>
                  <m:r>
                    <w:rPr>
                      <w:rFonts w:ascii="Cambria Math" w:eastAsia="Noto Serif CJK SC" w:hAnsi="Cambria Math" w:cs="Times New Roman"/>
                      <w:color w:val="auto"/>
                      <w:kern w:val="2"/>
                      <w:szCs w:val="24"/>
                      <w:lang w:eastAsia="zh-CN" w:bidi="hi-IN"/>
                    </w:rPr>
                    <m:t>T</m:t>
                  </m:r>
                </m:e>
              </m:d>
              <m:r>
                <w:rPr>
                  <w:rFonts w:ascii="Cambria Math" w:eastAsia="Noto Serif CJK SC" w:hAnsi="Cambria Math" w:cs="Times New Roman"/>
                  <w:color w:val="auto"/>
                  <w:kern w:val="2"/>
                  <w:szCs w:val="24"/>
                  <w:lang w:eastAsia="zh-CN" w:bidi="hi-IN"/>
                </w:rPr>
                <m:t>+ ρT</m:t>
              </m:r>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D</m:t>
                  </m:r>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c</m:t>
                      </m:r>
                    </m:e>
                    <m:sub>
                      <m:r>
                        <w:rPr>
                          <w:rFonts w:ascii="Cambria Math" w:eastAsia="Noto Serif CJK SC" w:hAnsi="Cambria Math" w:cs="Times New Roman"/>
                          <w:color w:val="auto"/>
                          <w:kern w:val="2"/>
                          <w:szCs w:val="24"/>
                          <w:lang w:eastAsia="zh-CN" w:bidi="hi-IN"/>
                        </w:rPr>
                        <m:t>p</m:t>
                      </m:r>
                    </m:sub>
                  </m:sSub>
                </m:num>
                <m:den>
                  <m:r>
                    <w:rPr>
                      <w:rFonts w:ascii="Cambria Math" w:eastAsia="Noto Serif CJK SC" w:hAnsi="Cambria Math" w:cs="Times New Roman"/>
                      <w:color w:val="auto"/>
                      <w:kern w:val="2"/>
                      <w:szCs w:val="24"/>
                      <w:lang w:eastAsia="zh-CN" w:bidi="hi-IN"/>
                    </w:rPr>
                    <m:t>Dt</m:t>
                  </m:r>
                </m:den>
              </m:f>
              <m:r>
                <w:rPr>
                  <w:rFonts w:ascii="Cambria Math" w:eastAsia="Noto Serif CJK SC" w:hAnsi="Cambria Math" w:cs="Times New Roman"/>
                  <w:color w:val="auto"/>
                  <w:kern w:val="2"/>
                  <w:szCs w:val="24"/>
                  <w:lang w:eastAsia="zh-CN" w:bidi="hi-IN"/>
                </w:rPr>
                <m:t>+</m:t>
              </m:r>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Dp</m:t>
                  </m:r>
                </m:num>
                <m:den>
                  <m:r>
                    <w:rPr>
                      <w:rFonts w:ascii="Cambria Math" w:eastAsia="Noto Serif CJK SC" w:hAnsi="Cambria Math" w:cs="Times New Roman"/>
                      <w:color w:val="auto"/>
                      <w:kern w:val="2"/>
                      <w:szCs w:val="24"/>
                      <w:lang w:eastAsia="zh-CN" w:bidi="hi-IN"/>
                    </w:rPr>
                    <m:t>Dt</m:t>
                  </m:r>
                </m:den>
              </m:f>
              <m:r>
                <w:rPr>
                  <w:rFonts w:ascii="Cambria Math" w:eastAsia="Noto Serif CJK SC" w:hAnsi="Cambria Math" w:cs="Times New Roman"/>
                  <w:color w:val="auto"/>
                  <w:kern w:val="2"/>
                  <w:szCs w:val="24"/>
                  <w:lang w:eastAsia="zh-CN" w:bidi="hi-IN"/>
                </w:rPr>
                <m:t>+</m:t>
              </m:r>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2</m:t>
                  </m:r>
                </m:num>
                <m:den>
                  <m:r>
                    <w:rPr>
                      <w:rFonts w:ascii="Cambria Math" w:eastAsia="Noto Serif CJK SC" w:hAnsi="Cambria Math" w:cs="Times New Roman"/>
                      <w:color w:val="auto"/>
                      <w:kern w:val="2"/>
                      <w:szCs w:val="24"/>
                      <w:lang w:eastAsia="zh-CN" w:bidi="hi-IN"/>
                    </w:rPr>
                    <m:t>3</m:t>
                  </m:r>
                </m:den>
              </m:f>
              <m:r>
                <w:rPr>
                  <w:rFonts w:ascii="Cambria Math" w:eastAsia="Noto Serif CJK SC" w:hAnsi="Cambria Math" w:cs="Times New Roman"/>
                  <w:color w:val="auto"/>
                  <w:kern w:val="2"/>
                  <w:szCs w:val="24"/>
                  <w:lang w:eastAsia="zh-CN" w:bidi="hi-IN"/>
                </w:rPr>
                <m:t>μ</m:t>
              </m:r>
              <m:r>
                <m:rPr>
                  <m:sty m:val="p"/>
                </m:rPr>
                <w:rPr>
                  <w:rFonts w:ascii="Cambria Math" w:eastAsia="Noto Serif CJK SC" w:hAnsi="Cambria Math" w:cs="Times New Roman"/>
                  <w:color w:val="auto"/>
                  <w:kern w:val="2"/>
                  <w:szCs w:val="24"/>
                  <w:lang w:eastAsia="zh-CN" w:bidi="hi-IN"/>
                </w:rPr>
                <m:t>Ψ</m:t>
              </m:r>
              <m:r>
                <w:rPr>
                  <w:rFonts w:ascii="Cambria Math" w:eastAsia="Noto Serif CJK SC" w:hAnsi="Cambria Math" w:cs="Times New Roman"/>
                  <w:color w:val="auto"/>
                  <w:kern w:val="2"/>
                  <w:szCs w:val="24"/>
                  <w:lang w:eastAsia="zh-CN" w:bidi="hi-IN"/>
                </w:rPr>
                <m:t>+μ</m:t>
              </m:r>
              <m:r>
                <m:rPr>
                  <m:sty m:val="p"/>
                </m:rPr>
                <w:rPr>
                  <w:rFonts w:ascii="Cambria Math" w:eastAsia="Noto Serif CJK SC" w:hAnsi="Cambria Math" w:cs="Times New Roman"/>
                  <w:color w:val="auto"/>
                  <w:kern w:val="2"/>
                  <w:szCs w:val="24"/>
                  <w:lang w:eastAsia="zh-CN" w:bidi="hi-IN"/>
                </w:rPr>
                <m:t>Φ</m:t>
              </m:r>
              <m:r>
                <w:rPr>
                  <w:rFonts w:ascii="Cambria Math" w:eastAsia="Noto Serif CJK SC" w:hAnsi="Cambria Math" w:cs="Times New Roman"/>
                  <w:color w:val="auto"/>
                  <w:kern w:val="2"/>
                  <w:szCs w:val="24"/>
                  <w:lang w:eastAsia="zh-CN" w:bidi="hi-IN"/>
                </w:rPr>
                <m:t>+</m:t>
              </m:r>
              <w:bookmarkStart w:id="65" w:name="_Hlk87037878"/>
              <m:sSub>
                <m:sSubPr>
                  <m:ctrlPr>
                    <w:rPr>
                      <w:rFonts w:ascii="Cambria Math" w:eastAsia="Noto Serif CJK SC" w:hAnsi="Cambria Math" w:cs="Times New Roman"/>
                      <w:i/>
                      <w:color w:val="auto"/>
                      <w:kern w:val="2"/>
                      <w:szCs w:val="24"/>
                      <w:lang w:eastAsia="zh-CN" w:bidi="hi-IN"/>
                    </w:rPr>
                  </m:ctrlPr>
                </m:sSubPr>
                <m:e>
                  <m:acc>
                    <m:accPr>
                      <m:chr m:val="̇"/>
                      <m:ctrlPr>
                        <w:rPr>
                          <w:rFonts w:ascii="Cambria Math" w:eastAsia="Noto Serif CJK SC" w:hAnsi="Cambria Math" w:cs="Times New Roman"/>
                          <w:i/>
                          <w:color w:val="auto"/>
                          <w:kern w:val="2"/>
                          <w:szCs w:val="24"/>
                          <w:lang w:eastAsia="zh-CN" w:bidi="hi-IN"/>
                        </w:rPr>
                      </m:ctrlPr>
                    </m:accPr>
                    <m:e>
                      <m:r>
                        <w:rPr>
                          <w:rFonts w:ascii="Cambria Math" w:eastAsia="Noto Serif CJK SC" w:hAnsi="Cambria Math" w:cs="Times New Roman"/>
                          <w:color w:val="auto"/>
                          <w:kern w:val="2"/>
                          <w:szCs w:val="24"/>
                          <w:lang w:eastAsia="zh-CN" w:bidi="hi-IN"/>
                        </w:rPr>
                        <m:t>q</m:t>
                      </m:r>
                    </m:e>
                  </m:acc>
                </m:e>
                <m:sub>
                  <m:r>
                    <w:rPr>
                      <w:rFonts w:ascii="Cambria Math" w:eastAsia="Noto Serif CJK SC" w:hAnsi="Cambria Math" w:cs="Times New Roman"/>
                      <w:color w:val="auto"/>
                      <w:kern w:val="2"/>
                      <w:szCs w:val="24"/>
                      <w:lang w:eastAsia="zh-CN" w:bidi="hi-IN"/>
                    </w:rPr>
                    <m:t>v</m:t>
                  </m:r>
                </m:sub>
              </m:sSub>
              <w:bookmarkEnd w:id="65"/>
              <m:r>
                <w:rPr>
                  <w:rFonts w:ascii="Cambria Math" w:eastAsia="Noto Serif CJK SC" w:hAnsi="Cambria Math" w:cs="Times New Roman"/>
                  <w:color w:val="auto"/>
                  <w:kern w:val="2"/>
                  <w:szCs w:val="24"/>
                  <w:lang w:eastAsia="zh-CN" w:bidi="hi-IN"/>
                </w:rPr>
                <m:t xml:space="preserve">         (3)</m:t>
              </m:r>
            </m:oMath>
            <w:r w:rsidR="006C4649">
              <w:rPr>
                <w:rFonts w:eastAsia="Noto Serif CJK SC" w:cs="Times New Roman"/>
                <w:color w:val="auto"/>
                <w:kern w:val="2"/>
                <w:szCs w:val="24"/>
                <w:lang w:eastAsia="zh-CN" w:bidi="hi-IN"/>
              </w:rPr>
              <w:t xml:space="preserve">          </w:t>
            </w:r>
          </w:p>
        </w:tc>
      </w:tr>
      <w:tr w:rsidR="00FA491A" w14:paraId="3612FD2D" w14:textId="77777777" w:rsidTr="00F6438D">
        <w:tc>
          <w:tcPr>
            <w:tcW w:w="8990" w:type="dxa"/>
          </w:tcPr>
          <w:p w14:paraId="693F2247" w14:textId="292E39DD" w:rsidR="00FA491A" w:rsidRPr="0099138E" w:rsidRDefault="0099138E" w:rsidP="00090F04">
            <w:pPr>
              <w:rPr>
                <w:rFonts w:eastAsia="Noto Serif CJK SC" w:cs="Times New Roman"/>
                <w:color w:val="auto"/>
                <w:kern w:val="2"/>
                <w:szCs w:val="24"/>
                <w:lang w:eastAsia="zh-CN" w:bidi="hi-IN"/>
              </w:rPr>
            </w:pPr>
            <m:oMathPara>
              <m:oMathParaPr>
                <m:jc m:val="right"/>
              </m:oMathParaPr>
              <m:oMath>
                <m:r>
                  <m:rPr>
                    <m:sty m:val="p"/>
                  </m:rPr>
                  <w:rPr>
                    <w:rFonts w:ascii="Cambria Math" w:eastAsia="Noto Serif CJK SC" w:hAnsi="Cambria Math" w:cs="Times New Roman"/>
                    <w:color w:val="auto"/>
                    <w:kern w:val="2"/>
                    <w:szCs w:val="24"/>
                    <w:lang w:eastAsia="zh-CN" w:bidi="hi-IN"/>
                  </w:rPr>
                  <m:t>Ψ</m:t>
                </m:r>
                <m:r>
                  <w:rPr>
                    <w:rFonts w:ascii="Cambria Math" w:eastAsia="Noto Serif CJK SC" w:hAnsi="Cambria Math" w:cs="Times New Roman"/>
                    <w:color w:val="auto"/>
                    <w:kern w:val="2"/>
                    <w:szCs w:val="24"/>
                    <w:lang w:eastAsia="zh-CN" w:bidi="hi-IN"/>
                  </w:rPr>
                  <m:t xml:space="preserve">= </m:t>
                </m:r>
                <m:sSup>
                  <m:sSupPr>
                    <m:ctrlPr>
                      <w:rPr>
                        <w:rFonts w:ascii="Cambria Math" w:eastAsia="Noto Serif CJK SC" w:hAnsi="Cambria Math" w:cs="Times New Roman"/>
                        <w:i/>
                        <w:color w:val="auto"/>
                        <w:kern w:val="2"/>
                        <w:szCs w:val="24"/>
                        <w:lang w:eastAsia="zh-CN" w:bidi="hi-IN"/>
                      </w:rPr>
                    </m:ctrlPr>
                  </m:sSupPr>
                  <m:e>
                    <m:d>
                      <m:dPr>
                        <m:ctrlPr>
                          <w:rPr>
                            <w:rFonts w:ascii="Cambria Math" w:eastAsia="Noto Serif CJK SC" w:hAnsi="Cambria Math" w:cs="Times New Roman"/>
                            <w:i/>
                            <w:color w:val="auto"/>
                            <w:kern w:val="2"/>
                            <w:szCs w:val="24"/>
                            <w:lang w:eastAsia="zh-CN" w:bidi="hi-IN"/>
                          </w:rPr>
                        </m:ctrlPr>
                      </m:dPr>
                      <m:e>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∂u</m:t>
                            </m:r>
                          </m:num>
                          <m:den>
                            <m:r>
                              <w:rPr>
                                <w:rFonts w:ascii="Cambria Math" w:eastAsia="Noto Serif CJK SC" w:hAnsi="Cambria Math" w:cs="Times New Roman"/>
                                <w:color w:val="auto"/>
                                <w:kern w:val="2"/>
                                <w:szCs w:val="24"/>
                                <w:lang w:eastAsia="zh-CN" w:bidi="hi-IN"/>
                              </w:rPr>
                              <m:t>∂x</m:t>
                            </m:r>
                          </m:den>
                        </m:f>
                        <m:r>
                          <w:rPr>
                            <w:rFonts w:ascii="Cambria Math" w:eastAsia="Noto Serif CJK SC" w:hAnsi="Cambria Math" w:cs="Times New Roman"/>
                            <w:color w:val="auto"/>
                            <w:kern w:val="2"/>
                            <w:szCs w:val="24"/>
                            <w:lang w:eastAsia="zh-CN" w:bidi="hi-IN"/>
                          </w:rPr>
                          <m:t>+</m:t>
                        </m:r>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∂v</m:t>
                            </m:r>
                          </m:num>
                          <m:den>
                            <m:r>
                              <w:rPr>
                                <w:rFonts w:ascii="Cambria Math" w:eastAsia="Noto Serif CJK SC" w:hAnsi="Cambria Math" w:cs="Times New Roman"/>
                                <w:color w:val="auto"/>
                                <w:kern w:val="2"/>
                                <w:szCs w:val="24"/>
                                <w:lang w:eastAsia="zh-CN" w:bidi="hi-IN"/>
                              </w:rPr>
                              <m:t>∂y</m:t>
                            </m:r>
                          </m:den>
                        </m:f>
                        <m:r>
                          <w:rPr>
                            <w:rFonts w:ascii="Cambria Math" w:eastAsia="Noto Serif CJK SC" w:hAnsi="Cambria Math" w:cs="Times New Roman"/>
                            <w:color w:val="auto"/>
                            <w:kern w:val="2"/>
                            <w:szCs w:val="24"/>
                            <w:lang w:eastAsia="zh-CN" w:bidi="hi-IN"/>
                          </w:rPr>
                          <m:t>+</m:t>
                        </m:r>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∂w</m:t>
                            </m:r>
                          </m:num>
                          <m:den>
                            <m:r>
                              <w:rPr>
                                <w:rFonts w:ascii="Cambria Math" w:eastAsia="Noto Serif CJK SC" w:hAnsi="Cambria Math" w:cs="Times New Roman"/>
                                <w:color w:val="auto"/>
                                <w:kern w:val="2"/>
                                <w:szCs w:val="24"/>
                                <w:lang w:eastAsia="zh-CN" w:bidi="hi-IN"/>
                              </w:rPr>
                              <m:t>∂z</m:t>
                            </m:r>
                          </m:den>
                        </m:f>
                      </m:e>
                    </m:d>
                  </m:e>
                  <m:sup>
                    <m:r>
                      <w:rPr>
                        <w:rFonts w:ascii="Cambria Math" w:eastAsia="Noto Serif CJK SC" w:hAnsi="Cambria Math" w:cs="Times New Roman"/>
                        <w:color w:val="auto"/>
                        <w:kern w:val="2"/>
                        <w:szCs w:val="24"/>
                        <w:lang w:eastAsia="zh-CN" w:bidi="hi-IN"/>
                      </w:rPr>
                      <m:t>2</m:t>
                    </m:r>
                  </m:sup>
                </m:sSup>
                <m:r>
                  <w:rPr>
                    <w:rFonts w:ascii="Cambria Math" w:eastAsia="Noto Serif CJK SC" w:hAnsi="Cambria Math" w:cs="Times New Roman"/>
                    <w:color w:val="auto"/>
                    <w:kern w:val="2"/>
                    <w:szCs w:val="24"/>
                    <w:lang w:eastAsia="zh-CN" w:bidi="hi-IN"/>
                  </w:rPr>
                  <m:t xml:space="preserve">                                                       </m:t>
                </m:r>
                <m:d>
                  <m:dPr>
                    <m:ctrlPr>
                      <w:rPr>
                        <w:rFonts w:ascii="Cambria Math" w:eastAsia="Noto Serif CJK SC" w:hAnsi="Cambria Math" w:cs="Times New Roman"/>
                        <w:i/>
                        <w:color w:val="auto"/>
                        <w:kern w:val="2"/>
                        <w:szCs w:val="24"/>
                        <w:lang w:eastAsia="zh-CN" w:bidi="hi-IN"/>
                      </w:rPr>
                    </m:ctrlPr>
                  </m:dPr>
                  <m:e>
                    <m:r>
                      <w:rPr>
                        <w:rFonts w:ascii="Cambria Math" w:eastAsia="Noto Serif CJK SC" w:hAnsi="Cambria Math" w:cs="Times New Roman"/>
                        <w:color w:val="auto"/>
                        <w:kern w:val="2"/>
                        <w:szCs w:val="24"/>
                        <w:lang w:eastAsia="zh-CN" w:bidi="hi-IN"/>
                      </w:rPr>
                      <m:t>4</m:t>
                    </m:r>
                  </m:e>
                </m:d>
              </m:oMath>
            </m:oMathPara>
          </w:p>
        </w:tc>
      </w:tr>
      <w:tr w:rsidR="00FA491A" w14:paraId="5924AE71" w14:textId="77777777" w:rsidTr="00F6438D">
        <w:tc>
          <w:tcPr>
            <w:tcW w:w="8990" w:type="dxa"/>
          </w:tcPr>
          <w:p w14:paraId="1C934758" w14:textId="7DD18E40" w:rsidR="00FA491A" w:rsidRPr="002E0616" w:rsidRDefault="00823DC3" w:rsidP="002E0616">
            <w:pPr>
              <w:jc w:val="right"/>
              <w:rPr>
                <w:rFonts w:eastAsia="Noto Serif CJK SC" w:cs="Times New Roman"/>
                <w:color w:val="auto"/>
                <w:kern w:val="2"/>
                <w:szCs w:val="24"/>
                <w:lang w:eastAsia="zh-CN" w:bidi="hi-IN"/>
              </w:rPr>
            </w:pPr>
            <m:oMathPara>
              <m:oMathParaPr>
                <m:jc m:val="right"/>
              </m:oMathParaPr>
              <m:oMath>
                <m:r>
                  <m:rPr>
                    <m:sty m:val="p"/>
                  </m:rPr>
                  <w:rPr>
                    <w:rFonts w:ascii="Cambria Math" w:eastAsia="Noto Serif CJK SC" w:hAnsi="Cambria Math" w:cs="Times New Roman"/>
                    <w:color w:val="auto"/>
                    <w:kern w:val="2"/>
                    <w:szCs w:val="24"/>
                    <w:lang w:eastAsia="zh-CN" w:bidi="hi-IN"/>
                  </w:rPr>
                  <m:t>Φ</m:t>
                </m:r>
                <m:r>
                  <w:rPr>
                    <w:rFonts w:ascii="Cambria Math" w:eastAsia="Noto Serif CJK SC" w:hAnsi="Cambria Math" w:cs="Times New Roman"/>
                    <w:color w:val="auto"/>
                    <w:kern w:val="2"/>
                    <w:szCs w:val="24"/>
                    <w:lang w:eastAsia="zh-CN" w:bidi="hi-IN"/>
                  </w:rPr>
                  <m:t>=2</m:t>
                </m:r>
                <m:d>
                  <m:dPr>
                    <m:begChr m:val="["/>
                    <m:endChr m:val="]"/>
                    <m:ctrlPr>
                      <w:rPr>
                        <w:rFonts w:ascii="Cambria Math" w:eastAsia="Noto Serif CJK SC" w:hAnsi="Cambria Math" w:cs="Times New Roman"/>
                        <w:i/>
                        <w:color w:val="auto"/>
                        <w:kern w:val="2"/>
                        <w:szCs w:val="24"/>
                        <w:lang w:eastAsia="zh-CN" w:bidi="hi-IN"/>
                      </w:rPr>
                    </m:ctrlPr>
                  </m:dPr>
                  <m:e>
                    <m:sSup>
                      <m:sSupPr>
                        <m:ctrlPr>
                          <w:rPr>
                            <w:rFonts w:ascii="Cambria Math" w:eastAsia="Noto Serif CJK SC" w:hAnsi="Cambria Math" w:cs="Times New Roman"/>
                            <w:i/>
                            <w:color w:val="auto"/>
                            <w:kern w:val="2"/>
                            <w:szCs w:val="24"/>
                            <w:lang w:eastAsia="zh-CN" w:bidi="hi-IN"/>
                          </w:rPr>
                        </m:ctrlPr>
                      </m:sSupPr>
                      <m:e>
                        <m:d>
                          <m:dPr>
                            <m:ctrlPr>
                              <w:rPr>
                                <w:rFonts w:ascii="Cambria Math" w:eastAsia="Noto Serif CJK SC" w:hAnsi="Cambria Math" w:cs="Times New Roman"/>
                                <w:i/>
                                <w:color w:val="auto"/>
                                <w:kern w:val="2"/>
                                <w:szCs w:val="24"/>
                                <w:lang w:eastAsia="zh-CN" w:bidi="hi-IN"/>
                              </w:rPr>
                            </m:ctrlPr>
                          </m:dPr>
                          <m:e>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∂u</m:t>
                                </m:r>
                              </m:num>
                              <m:den>
                                <m:r>
                                  <w:rPr>
                                    <w:rFonts w:ascii="Cambria Math" w:eastAsia="Noto Serif CJK SC" w:hAnsi="Cambria Math" w:cs="Times New Roman"/>
                                    <w:color w:val="auto"/>
                                    <w:kern w:val="2"/>
                                    <w:szCs w:val="24"/>
                                    <w:lang w:eastAsia="zh-CN" w:bidi="hi-IN"/>
                                  </w:rPr>
                                  <m:t>∂x</m:t>
                                </m:r>
                              </m:den>
                            </m:f>
                          </m:e>
                        </m:d>
                      </m:e>
                      <m:sup>
                        <m:r>
                          <w:rPr>
                            <w:rFonts w:ascii="Cambria Math" w:eastAsia="Noto Serif CJK SC" w:hAnsi="Cambria Math" w:cs="Times New Roman"/>
                            <w:color w:val="auto"/>
                            <w:kern w:val="2"/>
                            <w:szCs w:val="24"/>
                            <w:lang w:eastAsia="zh-CN" w:bidi="hi-IN"/>
                          </w:rPr>
                          <m:t>2</m:t>
                        </m:r>
                      </m:sup>
                    </m:sSup>
                    <m:r>
                      <w:rPr>
                        <w:rFonts w:ascii="Cambria Math" w:eastAsia="Noto Serif CJK SC" w:hAnsi="Cambria Math" w:cs="Times New Roman"/>
                        <w:color w:val="auto"/>
                        <w:kern w:val="2"/>
                        <w:szCs w:val="24"/>
                        <w:lang w:eastAsia="zh-CN" w:bidi="hi-IN"/>
                      </w:rPr>
                      <m:t>+</m:t>
                    </m:r>
                    <m:sSup>
                      <m:sSupPr>
                        <m:ctrlPr>
                          <w:rPr>
                            <w:rFonts w:ascii="Cambria Math" w:eastAsia="Noto Serif CJK SC" w:hAnsi="Cambria Math" w:cs="Times New Roman"/>
                            <w:i/>
                            <w:color w:val="auto"/>
                            <w:kern w:val="2"/>
                            <w:szCs w:val="24"/>
                            <w:lang w:eastAsia="zh-CN" w:bidi="hi-IN"/>
                          </w:rPr>
                        </m:ctrlPr>
                      </m:sSupPr>
                      <m:e>
                        <m:d>
                          <m:dPr>
                            <m:ctrlPr>
                              <w:rPr>
                                <w:rFonts w:ascii="Cambria Math" w:eastAsia="Noto Serif CJK SC" w:hAnsi="Cambria Math" w:cs="Times New Roman"/>
                                <w:i/>
                                <w:color w:val="auto"/>
                                <w:kern w:val="2"/>
                                <w:szCs w:val="24"/>
                                <w:lang w:eastAsia="zh-CN" w:bidi="hi-IN"/>
                              </w:rPr>
                            </m:ctrlPr>
                          </m:dPr>
                          <m:e>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∂v</m:t>
                                </m:r>
                              </m:num>
                              <m:den>
                                <m:r>
                                  <w:rPr>
                                    <w:rFonts w:ascii="Cambria Math" w:eastAsia="Noto Serif CJK SC" w:hAnsi="Cambria Math" w:cs="Times New Roman"/>
                                    <w:color w:val="auto"/>
                                    <w:kern w:val="2"/>
                                    <w:szCs w:val="24"/>
                                    <w:lang w:eastAsia="zh-CN" w:bidi="hi-IN"/>
                                  </w:rPr>
                                  <m:t>∂y</m:t>
                                </m:r>
                              </m:den>
                            </m:f>
                          </m:e>
                        </m:d>
                      </m:e>
                      <m:sup>
                        <m:r>
                          <w:rPr>
                            <w:rFonts w:ascii="Cambria Math" w:eastAsia="Noto Serif CJK SC" w:hAnsi="Cambria Math" w:cs="Times New Roman"/>
                            <w:color w:val="auto"/>
                            <w:kern w:val="2"/>
                            <w:szCs w:val="24"/>
                            <w:lang w:eastAsia="zh-CN" w:bidi="hi-IN"/>
                          </w:rPr>
                          <m:t>2</m:t>
                        </m:r>
                      </m:sup>
                    </m:sSup>
                    <m:r>
                      <w:rPr>
                        <w:rFonts w:ascii="Cambria Math" w:eastAsia="Noto Serif CJK SC" w:hAnsi="Cambria Math" w:cs="Times New Roman"/>
                        <w:color w:val="auto"/>
                        <w:kern w:val="2"/>
                        <w:szCs w:val="24"/>
                        <w:lang w:eastAsia="zh-CN" w:bidi="hi-IN"/>
                      </w:rPr>
                      <m:t xml:space="preserve">+ </m:t>
                    </m:r>
                    <m:sSup>
                      <m:sSupPr>
                        <m:ctrlPr>
                          <w:rPr>
                            <w:rFonts w:ascii="Cambria Math" w:eastAsia="Noto Serif CJK SC" w:hAnsi="Cambria Math" w:cs="Times New Roman"/>
                            <w:i/>
                            <w:color w:val="auto"/>
                            <w:kern w:val="2"/>
                            <w:szCs w:val="24"/>
                            <w:lang w:eastAsia="zh-CN" w:bidi="hi-IN"/>
                          </w:rPr>
                        </m:ctrlPr>
                      </m:sSupPr>
                      <m:e>
                        <m:d>
                          <m:dPr>
                            <m:ctrlPr>
                              <w:rPr>
                                <w:rFonts w:ascii="Cambria Math" w:eastAsia="Noto Serif CJK SC" w:hAnsi="Cambria Math" w:cs="Times New Roman"/>
                                <w:i/>
                                <w:color w:val="auto"/>
                                <w:kern w:val="2"/>
                                <w:szCs w:val="24"/>
                                <w:lang w:eastAsia="zh-CN" w:bidi="hi-IN"/>
                              </w:rPr>
                            </m:ctrlPr>
                          </m:dPr>
                          <m:e>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∂w</m:t>
                                </m:r>
                              </m:num>
                              <m:den>
                                <m:r>
                                  <w:rPr>
                                    <w:rFonts w:ascii="Cambria Math" w:eastAsia="Noto Serif CJK SC" w:hAnsi="Cambria Math" w:cs="Times New Roman"/>
                                    <w:color w:val="auto"/>
                                    <w:kern w:val="2"/>
                                    <w:szCs w:val="24"/>
                                    <w:lang w:eastAsia="zh-CN" w:bidi="hi-IN"/>
                                  </w:rPr>
                                  <m:t>∂z</m:t>
                                </m:r>
                              </m:den>
                            </m:f>
                          </m:e>
                        </m:d>
                      </m:e>
                      <m:sup>
                        <m:r>
                          <w:rPr>
                            <w:rFonts w:ascii="Cambria Math" w:eastAsia="Noto Serif CJK SC" w:hAnsi="Cambria Math" w:cs="Times New Roman"/>
                            <w:color w:val="auto"/>
                            <w:kern w:val="2"/>
                            <w:szCs w:val="24"/>
                            <w:lang w:eastAsia="zh-CN" w:bidi="hi-IN"/>
                          </w:rPr>
                          <m:t>2</m:t>
                        </m:r>
                      </m:sup>
                    </m:sSup>
                  </m:e>
                </m:d>
                <m:r>
                  <w:rPr>
                    <w:rFonts w:ascii="Cambria Math" w:eastAsia="Noto Serif CJK SC" w:hAnsi="Cambria Math" w:cs="Times New Roman"/>
                    <w:color w:val="auto"/>
                    <w:kern w:val="2"/>
                    <w:szCs w:val="24"/>
                    <w:lang w:eastAsia="zh-CN" w:bidi="hi-IN"/>
                  </w:rPr>
                  <m:t xml:space="preserve">+ </m:t>
                </m:r>
                <m:sSup>
                  <m:sSupPr>
                    <m:ctrlPr>
                      <w:rPr>
                        <w:rFonts w:ascii="Cambria Math" w:eastAsia="Noto Serif CJK SC" w:hAnsi="Cambria Math" w:cs="Times New Roman"/>
                        <w:i/>
                        <w:color w:val="auto"/>
                        <w:kern w:val="2"/>
                        <w:szCs w:val="24"/>
                        <w:lang w:eastAsia="zh-CN" w:bidi="hi-IN"/>
                      </w:rPr>
                    </m:ctrlPr>
                  </m:sSupPr>
                  <m:e>
                    <m:d>
                      <m:dPr>
                        <m:ctrlPr>
                          <w:rPr>
                            <w:rFonts w:ascii="Cambria Math" w:eastAsia="Noto Serif CJK SC" w:hAnsi="Cambria Math" w:cs="Times New Roman"/>
                            <w:i/>
                            <w:color w:val="auto"/>
                            <w:kern w:val="2"/>
                            <w:szCs w:val="24"/>
                            <w:lang w:eastAsia="zh-CN" w:bidi="hi-IN"/>
                          </w:rPr>
                        </m:ctrlPr>
                      </m:dPr>
                      <m:e>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∂u</m:t>
                            </m:r>
                          </m:num>
                          <m:den>
                            <m:r>
                              <w:rPr>
                                <w:rFonts w:ascii="Cambria Math" w:eastAsia="Noto Serif CJK SC" w:hAnsi="Cambria Math" w:cs="Times New Roman"/>
                                <w:color w:val="auto"/>
                                <w:kern w:val="2"/>
                                <w:szCs w:val="24"/>
                                <w:lang w:eastAsia="zh-CN" w:bidi="hi-IN"/>
                              </w:rPr>
                              <m:t>∂y</m:t>
                            </m:r>
                          </m:den>
                        </m:f>
                        <m:r>
                          <w:rPr>
                            <w:rFonts w:ascii="Cambria Math" w:eastAsia="Noto Serif CJK SC" w:hAnsi="Cambria Math" w:cs="Times New Roman"/>
                            <w:color w:val="auto"/>
                            <w:kern w:val="2"/>
                            <w:szCs w:val="24"/>
                            <w:lang w:eastAsia="zh-CN" w:bidi="hi-IN"/>
                          </w:rPr>
                          <m:t>+</m:t>
                        </m:r>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∂v</m:t>
                            </m:r>
                          </m:num>
                          <m:den>
                            <m:r>
                              <w:rPr>
                                <w:rFonts w:ascii="Cambria Math" w:eastAsia="Noto Serif CJK SC" w:hAnsi="Cambria Math" w:cs="Times New Roman"/>
                                <w:color w:val="auto"/>
                                <w:kern w:val="2"/>
                                <w:szCs w:val="24"/>
                                <w:lang w:eastAsia="zh-CN" w:bidi="hi-IN"/>
                              </w:rPr>
                              <m:t>∂x</m:t>
                            </m:r>
                          </m:den>
                        </m:f>
                      </m:e>
                    </m:d>
                  </m:e>
                  <m:sup>
                    <m:r>
                      <w:rPr>
                        <w:rFonts w:ascii="Cambria Math" w:eastAsia="Noto Serif CJK SC" w:hAnsi="Cambria Math" w:cs="Times New Roman"/>
                        <w:color w:val="auto"/>
                        <w:kern w:val="2"/>
                        <w:szCs w:val="24"/>
                        <w:lang w:eastAsia="zh-CN" w:bidi="hi-IN"/>
                      </w:rPr>
                      <m:t>2</m:t>
                    </m:r>
                  </m:sup>
                </m:sSup>
                <m:r>
                  <w:rPr>
                    <w:rFonts w:ascii="Cambria Math" w:eastAsia="Noto Serif CJK SC" w:hAnsi="Cambria Math" w:cs="Times New Roman"/>
                    <w:color w:val="auto"/>
                    <w:kern w:val="2"/>
                    <w:szCs w:val="24"/>
                    <w:lang w:eastAsia="zh-CN" w:bidi="hi-IN"/>
                  </w:rPr>
                  <m:t xml:space="preserve">+ </m:t>
                </m:r>
                <m:sSup>
                  <m:sSupPr>
                    <m:ctrlPr>
                      <w:rPr>
                        <w:rFonts w:ascii="Cambria Math" w:eastAsia="Noto Serif CJK SC" w:hAnsi="Cambria Math" w:cs="Times New Roman"/>
                        <w:i/>
                        <w:color w:val="auto"/>
                        <w:kern w:val="2"/>
                        <w:szCs w:val="24"/>
                        <w:lang w:eastAsia="zh-CN" w:bidi="hi-IN"/>
                      </w:rPr>
                    </m:ctrlPr>
                  </m:sSupPr>
                  <m:e>
                    <m:d>
                      <m:dPr>
                        <m:ctrlPr>
                          <w:rPr>
                            <w:rFonts w:ascii="Cambria Math" w:eastAsia="Noto Serif CJK SC" w:hAnsi="Cambria Math" w:cs="Times New Roman"/>
                            <w:i/>
                            <w:color w:val="auto"/>
                            <w:kern w:val="2"/>
                            <w:szCs w:val="24"/>
                            <w:lang w:eastAsia="zh-CN" w:bidi="hi-IN"/>
                          </w:rPr>
                        </m:ctrlPr>
                      </m:dPr>
                      <m:e>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∂u</m:t>
                            </m:r>
                          </m:num>
                          <m:den>
                            <m:r>
                              <w:rPr>
                                <w:rFonts w:ascii="Cambria Math" w:eastAsia="Noto Serif CJK SC" w:hAnsi="Cambria Math" w:cs="Times New Roman"/>
                                <w:color w:val="auto"/>
                                <w:kern w:val="2"/>
                                <w:szCs w:val="24"/>
                                <w:lang w:eastAsia="zh-CN" w:bidi="hi-IN"/>
                              </w:rPr>
                              <m:t>∂z</m:t>
                            </m:r>
                          </m:den>
                        </m:f>
                        <m:r>
                          <w:rPr>
                            <w:rFonts w:ascii="Cambria Math" w:eastAsia="Noto Serif CJK SC" w:hAnsi="Cambria Math" w:cs="Times New Roman"/>
                            <w:color w:val="auto"/>
                            <w:kern w:val="2"/>
                            <w:szCs w:val="24"/>
                            <w:lang w:eastAsia="zh-CN" w:bidi="hi-IN"/>
                          </w:rPr>
                          <m:t>+</m:t>
                        </m:r>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∂w</m:t>
                            </m:r>
                          </m:num>
                          <m:den>
                            <m:r>
                              <w:rPr>
                                <w:rFonts w:ascii="Cambria Math" w:eastAsia="Noto Serif CJK SC" w:hAnsi="Cambria Math" w:cs="Times New Roman"/>
                                <w:color w:val="auto"/>
                                <w:kern w:val="2"/>
                                <w:szCs w:val="24"/>
                                <w:lang w:eastAsia="zh-CN" w:bidi="hi-IN"/>
                              </w:rPr>
                              <m:t>∂x</m:t>
                            </m:r>
                          </m:den>
                        </m:f>
                      </m:e>
                    </m:d>
                  </m:e>
                  <m:sup>
                    <m:r>
                      <w:rPr>
                        <w:rFonts w:ascii="Cambria Math" w:eastAsia="Noto Serif CJK SC" w:hAnsi="Cambria Math" w:cs="Times New Roman"/>
                        <w:color w:val="auto"/>
                        <w:kern w:val="2"/>
                        <w:szCs w:val="24"/>
                        <w:lang w:eastAsia="zh-CN" w:bidi="hi-IN"/>
                      </w:rPr>
                      <m:t>2</m:t>
                    </m:r>
                  </m:sup>
                </m:sSup>
                <m:r>
                  <w:rPr>
                    <w:rFonts w:ascii="Cambria Math" w:eastAsia="Noto Serif CJK SC" w:hAnsi="Cambria Math" w:cs="Times New Roman"/>
                    <w:color w:val="auto"/>
                    <w:kern w:val="2"/>
                    <w:szCs w:val="24"/>
                    <w:lang w:eastAsia="zh-CN" w:bidi="hi-IN"/>
                  </w:rPr>
                  <m:t>+</m:t>
                </m:r>
                <m:sSup>
                  <m:sSupPr>
                    <m:ctrlPr>
                      <w:rPr>
                        <w:rFonts w:ascii="Cambria Math" w:eastAsia="Noto Serif CJK SC" w:hAnsi="Cambria Math" w:cs="Times New Roman"/>
                        <w:i/>
                        <w:color w:val="auto"/>
                        <w:kern w:val="2"/>
                        <w:szCs w:val="24"/>
                        <w:lang w:eastAsia="zh-CN" w:bidi="hi-IN"/>
                      </w:rPr>
                    </m:ctrlPr>
                  </m:sSupPr>
                  <m:e>
                    <m:d>
                      <m:dPr>
                        <m:ctrlPr>
                          <w:rPr>
                            <w:rFonts w:ascii="Cambria Math" w:eastAsia="Noto Serif CJK SC" w:hAnsi="Cambria Math" w:cs="Times New Roman"/>
                            <w:i/>
                            <w:color w:val="auto"/>
                            <w:kern w:val="2"/>
                            <w:szCs w:val="24"/>
                            <w:lang w:eastAsia="zh-CN" w:bidi="hi-IN"/>
                          </w:rPr>
                        </m:ctrlPr>
                      </m:dPr>
                      <m:e>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∂v</m:t>
                            </m:r>
                          </m:num>
                          <m:den>
                            <m:r>
                              <w:rPr>
                                <w:rFonts w:ascii="Cambria Math" w:eastAsia="Noto Serif CJK SC" w:hAnsi="Cambria Math" w:cs="Times New Roman"/>
                                <w:color w:val="auto"/>
                                <w:kern w:val="2"/>
                                <w:szCs w:val="24"/>
                                <w:lang w:eastAsia="zh-CN" w:bidi="hi-IN"/>
                              </w:rPr>
                              <m:t>∂z</m:t>
                            </m:r>
                          </m:den>
                        </m:f>
                        <m:r>
                          <w:rPr>
                            <w:rFonts w:ascii="Cambria Math" w:eastAsia="Noto Serif CJK SC" w:hAnsi="Cambria Math" w:cs="Times New Roman"/>
                            <w:color w:val="auto"/>
                            <w:kern w:val="2"/>
                            <w:szCs w:val="24"/>
                            <w:lang w:eastAsia="zh-CN" w:bidi="hi-IN"/>
                          </w:rPr>
                          <m:t>+</m:t>
                        </m:r>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∂w</m:t>
                            </m:r>
                          </m:num>
                          <m:den>
                            <m:r>
                              <w:rPr>
                                <w:rFonts w:ascii="Cambria Math" w:eastAsia="Noto Serif CJK SC" w:hAnsi="Cambria Math" w:cs="Times New Roman"/>
                                <w:color w:val="auto"/>
                                <w:kern w:val="2"/>
                                <w:szCs w:val="24"/>
                                <w:lang w:eastAsia="zh-CN" w:bidi="hi-IN"/>
                              </w:rPr>
                              <m:t>∂y</m:t>
                            </m:r>
                          </m:den>
                        </m:f>
                      </m:e>
                    </m:d>
                  </m:e>
                  <m:sup>
                    <m:r>
                      <w:rPr>
                        <w:rFonts w:ascii="Cambria Math" w:eastAsia="Noto Serif CJK SC" w:hAnsi="Cambria Math" w:cs="Times New Roman"/>
                        <w:color w:val="auto"/>
                        <w:kern w:val="2"/>
                        <w:szCs w:val="24"/>
                        <w:lang w:eastAsia="zh-CN" w:bidi="hi-IN"/>
                      </w:rPr>
                      <m:t>2</m:t>
                    </m:r>
                  </m:sup>
                </m:sSup>
                <m:r>
                  <w:rPr>
                    <w:rFonts w:ascii="Cambria Math" w:eastAsia="Noto Serif CJK SC" w:hAnsi="Cambria Math" w:cs="Times New Roman"/>
                    <w:color w:val="auto"/>
                    <w:kern w:val="2"/>
                    <w:szCs w:val="24"/>
                    <w:lang w:eastAsia="zh-CN" w:bidi="hi-IN"/>
                  </w:rPr>
                  <m:t xml:space="preserve"> (5)</m:t>
                </m:r>
              </m:oMath>
            </m:oMathPara>
          </w:p>
        </w:tc>
      </w:tr>
      <w:tr w:rsidR="00177890" w14:paraId="0C0BBD3A" w14:textId="77777777" w:rsidTr="00F6438D">
        <w:tc>
          <w:tcPr>
            <w:tcW w:w="8990" w:type="dxa"/>
          </w:tcPr>
          <w:p w14:paraId="307A0EB4" w14:textId="77777777" w:rsidR="00177890" w:rsidRDefault="00177890" w:rsidP="00090F04">
            <w:pPr>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lastRenderedPageBreak/>
              <w:t>Equation of State:</w:t>
            </w:r>
          </w:p>
          <w:p w14:paraId="5B19E8FB" w14:textId="50A0CD63" w:rsidR="00177890" w:rsidRPr="00A93146" w:rsidRDefault="00A93146" w:rsidP="00A93146">
            <w:pPr>
              <w:jc w:val="right"/>
              <w:rPr>
                <w:rFonts w:eastAsia="Noto Serif CJK SC" w:cs="Times New Roman"/>
                <w:color w:val="auto"/>
                <w:kern w:val="2"/>
                <w:szCs w:val="24"/>
                <w:lang w:eastAsia="zh-CN" w:bidi="hi-IN"/>
              </w:rPr>
            </w:pPr>
            <m:oMath>
              <m:r>
                <w:rPr>
                  <w:rFonts w:ascii="Cambria Math" w:eastAsia="Noto Serif CJK SC" w:hAnsi="Cambria Math" w:cs="Times New Roman"/>
                  <w:color w:val="auto"/>
                  <w:kern w:val="2"/>
                  <w:szCs w:val="24"/>
                  <w:lang w:eastAsia="zh-CN" w:bidi="hi-IN"/>
                </w:rPr>
                <m:t xml:space="preserve">ρ= </m:t>
              </m:r>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p</m:t>
                  </m:r>
                </m:num>
                <m:den>
                  <m:r>
                    <w:rPr>
                      <w:rFonts w:ascii="Cambria Math" w:eastAsia="Noto Serif CJK SC" w:hAnsi="Cambria Math" w:cs="Times New Roman"/>
                      <w:color w:val="auto"/>
                      <w:kern w:val="2"/>
                      <w:szCs w:val="24"/>
                      <w:lang w:eastAsia="zh-CN" w:bidi="hi-IN"/>
                    </w:rPr>
                    <m:t>RT</m:t>
                  </m:r>
                </m:den>
              </m:f>
              <m:r>
                <w:rPr>
                  <w:rFonts w:ascii="Cambria Math" w:eastAsia="Noto Serif CJK SC" w:hAnsi="Cambria Math" w:cs="Times New Roman"/>
                  <w:color w:val="auto"/>
                  <w:kern w:val="2"/>
                  <w:szCs w:val="24"/>
                  <w:lang w:eastAsia="zh-CN" w:bidi="hi-IN"/>
                </w:rPr>
                <m:t xml:space="preserve">                                                                                 (6)</m:t>
              </m:r>
            </m:oMath>
            <w:r>
              <w:rPr>
                <w:rFonts w:eastAsia="Noto Serif CJK SC" w:cs="Times New Roman"/>
                <w:color w:val="auto"/>
                <w:kern w:val="2"/>
                <w:szCs w:val="24"/>
                <w:lang w:eastAsia="zh-CN" w:bidi="hi-IN"/>
              </w:rPr>
              <w:t xml:space="preserve">                                                             </w:t>
            </w:r>
          </w:p>
        </w:tc>
      </w:tr>
      <w:tr w:rsidR="008942C6" w14:paraId="11F74040" w14:textId="77777777" w:rsidTr="00F6438D">
        <w:tc>
          <w:tcPr>
            <w:tcW w:w="8990" w:type="dxa"/>
          </w:tcPr>
          <w:p w14:paraId="2A315495" w14:textId="77777777" w:rsidR="008942C6" w:rsidRDefault="008942C6" w:rsidP="00090F04">
            <w:pPr>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t>Continuity:</w:t>
            </w:r>
          </w:p>
          <w:p w14:paraId="5946F379" w14:textId="21CBAA55" w:rsidR="008942C6" w:rsidRPr="00324FF2" w:rsidRDefault="00000000" w:rsidP="00324FF2">
            <w:pPr>
              <w:jc w:val="right"/>
              <w:rPr>
                <w:rFonts w:eastAsia="Noto Serif CJK SC" w:cs="Times New Roman"/>
                <w:iCs/>
                <w:color w:val="auto"/>
                <w:kern w:val="2"/>
                <w:szCs w:val="24"/>
                <w:lang w:eastAsia="zh-CN" w:bidi="hi-IN"/>
              </w:rPr>
            </w:pPr>
            <m:oMath>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∂p</m:t>
                  </m:r>
                </m:num>
                <m:den>
                  <m:r>
                    <w:rPr>
                      <w:rFonts w:ascii="Cambria Math" w:eastAsia="Noto Serif CJK SC" w:hAnsi="Cambria Math" w:cs="Times New Roman"/>
                      <w:color w:val="auto"/>
                      <w:kern w:val="2"/>
                      <w:szCs w:val="24"/>
                      <w:lang w:eastAsia="zh-CN" w:bidi="hi-IN"/>
                    </w:rPr>
                    <m:t>∂t</m:t>
                  </m:r>
                </m:den>
              </m:f>
              <m:r>
                <w:rPr>
                  <w:rFonts w:ascii="Cambria Math" w:eastAsia="Noto Serif CJK SC" w:hAnsi="Cambria Math" w:cs="Times New Roman"/>
                  <w:color w:val="auto"/>
                  <w:kern w:val="2"/>
                  <w:szCs w:val="24"/>
                  <w:lang w:eastAsia="zh-CN" w:bidi="hi-IN"/>
                </w:rPr>
                <m:t>+</m:t>
              </m:r>
              <m:r>
                <m:rPr>
                  <m:sty m:val="p"/>
                </m:rPr>
                <w:rPr>
                  <w:rFonts w:ascii="Cambria Math" w:eastAsia="Noto Serif CJK SC" w:hAnsi="Cambria Math" w:cs="Times New Roman"/>
                  <w:color w:val="auto"/>
                  <w:kern w:val="2"/>
                  <w:szCs w:val="24"/>
                  <w:lang w:eastAsia="zh-CN" w:bidi="hi-IN"/>
                </w:rPr>
                <m:t>∇</m:t>
              </m:r>
              <m:r>
                <w:rPr>
                  <w:rFonts w:ascii="Cambria Math" w:eastAsia="Noto Serif CJK SC" w:hAnsi="Cambria Math" w:cs="Times New Roman"/>
                  <w:color w:val="auto"/>
                  <w:kern w:val="2"/>
                  <w:szCs w:val="24"/>
                  <w:lang w:eastAsia="zh-CN" w:bidi="hi-IN"/>
                </w:rPr>
                <m:t>∙</m:t>
              </m:r>
              <m:d>
                <m:dPr>
                  <m:ctrlPr>
                    <w:rPr>
                      <w:rFonts w:ascii="Cambria Math" w:eastAsia="Noto Serif CJK SC" w:hAnsi="Cambria Math" w:cs="Times New Roman"/>
                      <w:i/>
                      <w:color w:val="auto"/>
                      <w:kern w:val="2"/>
                      <w:szCs w:val="24"/>
                      <w:lang w:eastAsia="zh-CN" w:bidi="hi-IN"/>
                    </w:rPr>
                  </m:ctrlPr>
                </m:dPr>
                <m:e>
                  <m:r>
                    <w:rPr>
                      <w:rFonts w:ascii="Cambria Math" w:eastAsia="Noto Serif CJK SC" w:hAnsi="Cambria Math" w:cs="Times New Roman"/>
                      <w:color w:val="auto"/>
                      <w:kern w:val="2"/>
                      <w:szCs w:val="24"/>
                      <w:lang w:eastAsia="zh-CN" w:bidi="hi-IN"/>
                    </w:rPr>
                    <m:t>ρ</m:t>
                  </m:r>
                  <m:r>
                    <m:rPr>
                      <m:sty m:val="b"/>
                    </m:rPr>
                    <w:rPr>
                      <w:rFonts w:ascii="Cambria Math" w:eastAsia="Noto Serif CJK SC" w:hAnsi="Cambria Math" w:cs="Times New Roman"/>
                      <w:color w:val="auto"/>
                      <w:kern w:val="2"/>
                      <w:szCs w:val="24"/>
                      <w:lang w:eastAsia="zh-CN" w:bidi="hi-IN"/>
                    </w:rPr>
                    <m:t>v</m:t>
                  </m:r>
                  <m:ctrlPr>
                    <w:rPr>
                      <w:rFonts w:ascii="Cambria Math" w:eastAsia="Noto Serif CJK SC" w:hAnsi="Cambria Math" w:cs="Times New Roman"/>
                      <w:iCs/>
                      <w:color w:val="auto"/>
                      <w:kern w:val="2"/>
                      <w:szCs w:val="24"/>
                      <w:lang w:eastAsia="zh-CN" w:bidi="hi-IN"/>
                    </w:rPr>
                  </m:ctrlPr>
                </m:e>
              </m:d>
              <m:r>
                <w:rPr>
                  <w:rFonts w:ascii="Cambria Math" w:eastAsia="Noto Serif CJK SC" w:hAnsi="Cambria Math" w:cs="Times New Roman"/>
                  <w:color w:val="auto"/>
                  <w:kern w:val="2"/>
                  <w:szCs w:val="24"/>
                  <w:lang w:eastAsia="zh-CN" w:bidi="hi-IN"/>
                </w:rPr>
                <m:t>=0                                                               (7)</m:t>
              </m:r>
            </m:oMath>
            <w:r w:rsidR="00324FF2">
              <w:rPr>
                <w:rFonts w:eastAsia="Noto Serif CJK SC" w:cs="Times New Roman"/>
                <w:iCs/>
                <w:color w:val="auto"/>
                <w:kern w:val="2"/>
                <w:szCs w:val="24"/>
                <w:lang w:eastAsia="zh-CN" w:bidi="hi-IN"/>
              </w:rPr>
              <w:t xml:space="preserve">                                                     </w:t>
            </w:r>
          </w:p>
        </w:tc>
      </w:tr>
    </w:tbl>
    <w:p w14:paraId="0676544D" w14:textId="02B9891F" w:rsidR="0032263D" w:rsidRPr="008D3F59" w:rsidRDefault="00ED323F" w:rsidP="00090F04">
      <w:pPr>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t xml:space="preserve">where </w:t>
      </w:r>
      <w:r w:rsidR="00732725">
        <w:rPr>
          <w:rFonts w:eastAsia="Noto Serif CJK SC" w:cs="Times New Roman"/>
          <w:color w:val="auto"/>
          <w:kern w:val="2"/>
          <w:szCs w:val="24"/>
          <w:lang w:eastAsia="zh-CN" w:bidi="hi-IN"/>
        </w:rPr>
        <w:t xml:space="preserve">ρ is the density of the fluid, </w:t>
      </w:r>
      <w:r w:rsidR="00732725">
        <w:rPr>
          <w:rFonts w:eastAsia="Noto Serif CJK SC" w:cs="Times New Roman"/>
          <w:b/>
          <w:bCs/>
          <w:color w:val="auto"/>
          <w:kern w:val="2"/>
          <w:szCs w:val="24"/>
          <w:lang w:eastAsia="zh-CN" w:bidi="hi-IN"/>
        </w:rPr>
        <w:t xml:space="preserve">v </w:t>
      </w:r>
      <w:r w:rsidR="00912FDC">
        <w:rPr>
          <w:rFonts w:eastAsia="Noto Serif CJK SC" w:cs="Times New Roman"/>
          <w:color w:val="auto"/>
          <w:kern w:val="2"/>
          <w:szCs w:val="24"/>
          <w:lang w:eastAsia="zh-CN" w:bidi="hi-IN"/>
        </w:rPr>
        <w:t>is the velocity vector in three dimensions, ρ</w:t>
      </w:r>
      <w:r w:rsidR="00912FDC">
        <w:rPr>
          <w:rFonts w:eastAsia="Noto Serif CJK SC" w:cs="Times New Roman"/>
          <w:b/>
          <w:bCs/>
          <w:color w:val="auto"/>
          <w:kern w:val="2"/>
          <w:szCs w:val="24"/>
          <w:lang w:eastAsia="zh-CN" w:bidi="hi-IN"/>
        </w:rPr>
        <w:t xml:space="preserve">vv </w:t>
      </w:r>
      <w:r w:rsidR="00912FDC">
        <w:rPr>
          <w:rFonts w:eastAsia="Noto Serif CJK SC" w:cs="Times New Roman"/>
          <w:color w:val="auto"/>
          <w:kern w:val="2"/>
          <w:szCs w:val="24"/>
          <w:lang w:eastAsia="zh-CN" w:bidi="hi-IN"/>
        </w:rPr>
        <w:t xml:space="preserve">is the dyadic product, </w:t>
      </w:r>
      <w:r w:rsidR="00E24F50">
        <w:rPr>
          <w:rFonts w:eastAsia="Noto Serif CJK SC" w:cs="Times New Roman"/>
          <w:color w:val="auto"/>
          <w:kern w:val="2"/>
          <w:szCs w:val="24"/>
          <w:lang w:eastAsia="zh-CN" w:bidi="hi-IN"/>
        </w:rPr>
        <w:t xml:space="preserve">μ is the molecular viscosity coefficient, </w:t>
      </w:r>
      <w:r w:rsidR="00FF0F67">
        <w:rPr>
          <w:rFonts w:eastAsia="Noto Serif CJK SC" w:cs="Times New Roman"/>
          <w:b/>
          <w:bCs/>
          <w:color w:val="auto"/>
          <w:kern w:val="2"/>
          <w:szCs w:val="24"/>
          <w:lang w:eastAsia="zh-CN" w:bidi="hi-IN"/>
        </w:rPr>
        <w:t>f</w:t>
      </w:r>
      <w:r w:rsidR="00FF0F67" w:rsidRPr="00FF0F67">
        <w:rPr>
          <w:rFonts w:eastAsia="Noto Serif CJK SC" w:cs="Times New Roman"/>
          <w:b/>
          <w:bCs/>
          <w:color w:val="auto"/>
          <w:kern w:val="2"/>
          <w:szCs w:val="24"/>
          <w:vertAlign w:val="subscript"/>
          <w:lang w:eastAsia="zh-CN" w:bidi="hi-IN"/>
        </w:rPr>
        <w:t>B</w:t>
      </w:r>
      <w:r w:rsidR="00FF0F67">
        <w:rPr>
          <w:rFonts w:eastAsia="Noto Serif CJK SC" w:cs="Times New Roman"/>
          <w:b/>
          <w:bCs/>
          <w:color w:val="auto"/>
          <w:kern w:val="2"/>
          <w:szCs w:val="24"/>
          <w:vertAlign w:val="subscript"/>
          <w:lang w:eastAsia="zh-CN" w:bidi="hi-IN"/>
        </w:rPr>
        <w:t xml:space="preserve"> </w:t>
      </w:r>
      <w:r w:rsidR="00FF0F67">
        <w:rPr>
          <w:rFonts w:eastAsia="Noto Serif CJK SC" w:cs="Times New Roman"/>
          <w:color w:val="auto"/>
          <w:kern w:val="2"/>
          <w:szCs w:val="24"/>
          <w:lang w:eastAsia="zh-CN" w:bidi="hi-IN"/>
        </w:rPr>
        <w:t>is the body force term</w:t>
      </w:r>
      <w:r w:rsidR="00DC27BD">
        <w:rPr>
          <w:rFonts w:eastAsia="Noto Serif CJK SC" w:cs="Times New Roman"/>
          <w:color w:val="auto"/>
          <w:kern w:val="2"/>
          <w:szCs w:val="24"/>
          <w:lang w:eastAsia="zh-CN" w:bidi="hi-IN"/>
        </w:rPr>
        <w:t xml:space="preserve">, </w:t>
      </w:r>
      <w:r w:rsidR="00F231A7">
        <w:rPr>
          <w:rFonts w:eastAsia="Noto Serif CJK SC" w:cs="Times New Roman"/>
          <w:color w:val="auto"/>
          <w:kern w:val="2"/>
          <w:szCs w:val="24"/>
          <w:lang w:eastAsia="zh-CN" w:bidi="hi-IN"/>
        </w:rPr>
        <w:t>c</w:t>
      </w:r>
      <w:r w:rsidR="00DA4F27">
        <w:rPr>
          <w:rFonts w:eastAsia="Noto Serif CJK SC" w:cs="Times New Roman"/>
          <w:color w:val="auto"/>
          <w:kern w:val="2"/>
          <w:szCs w:val="24"/>
          <w:vertAlign w:val="subscript"/>
          <w:lang w:eastAsia="zh-CN" w:bidi="hi-IN"/>
        </w:rPr>
        <w:t>p</w:t>
      </w:r>
      <w:r w:rsidR="008D3F59">
        <w:rPr>
          <w:rFonts w:eastAsia="Noto Serif CJK SC" w:cs="Times New Roman"/>
          <w:color w:val="auto"/>
          <w:kern w:val="2"/>
          <w:szCs w:val="24"/>
          <w:vertAlign w:val="subscript"/>
          <w:lang w:eastAsia="zh-CN" w:bidi="hi-IN"/>
        </w:rPr>
        <w:t xml:space="preserve"> </w:t>
      </w:r>
      <w:r w:rsidR="008D3F59">
        <w:rPr>
          <w:rFonts w:eastAsia="Noto Serif CJK SC" w:cs="Times New Roman"/>
          <w:color w:val="auto"/>
          <w:kern w:val="2"/>
          <w:szCs w:val="24"/>
          <w:lang w:eastAsia="zh-CN" w:bidi="hi-IN"/>
        </w:rPr>
        <w:t>is specific heat capacity</w:t>
      </w:r>
      <w:r w:rsidR="00C421B0">
        <w:rPr>
          <w:rFonts w:eastAsia="Noto Serif CJK SC" w:cs="Times New Roman"/>
          <w:color w:val="auto"/>
          <w:kern w:val="2"/>
          <w:szCs w:val="24"/>
          <w:lang w:eastAsia="zh-CN" w:bidi="hi-IN"/>
        </w:rPr>
        <w:t xml:space="preserve">, T is the temperature of the fluid, k is the thermal conductivity of the substance, </w:t>
      </w:r>
      <w:r w:rsidR="00AC7D2D">
        <w:rPr>
          <w:rFonts w:eastAsia="Noto Serif CJK SC" w:cs="Times New Roman"/>
          <w:color w:val="auto"/>
          <w:kern w:val="2"/>
          <w:szCs w:val="24"/>
          <w:lang w:eastAsia="zh-CN" w:bidi="hi-IN"/>
        </w:rPr>
        <w:t>p is the pressure</w:t>
      </w:r>
      <w:r w:rsidR="005232E7">
        <w:rPr>
          <w:rFonts w:eastAsia="Noto Serif CJK SC" w:cs="Times New Roman"/>
          <w:color w:val="auto"/>
          <w:kern w:val="2"/>
          <w:szCs w:val="24"/>
          <w:lang w:eastAsia="zh-CN" w:bidi="hi-IN"/>
        </w:rPr>
        <w:t xml:space="preserve">, </w:t>
      </w:r>
      <m:oMath>
        <m:sSub>
          <m:sSubPr>
            <m:ctrlPr>
              <w:rPr>
                <w:rFonts w:ascii="Cambria Math" w:eastAsia="Noto Serif CJK SC" w:hAnsi="Cambria Math" w:cs="Times New Roman"/>
                <w:i/>
                <w:color w:val="auto"/>
                <w:kern w:val="2"/>
                <w:szCs w:val="24"/>
                <w:lang w:eastAsia="zh-CN" w:bidi="hi-IN"/>
              </w:rPr>
            </m:ctrlPr>
          </m:sSubPr>
          <m:e>
            <m:acc>
              <m:accPr>
                <m:chr m:val="̇"/>
                <m:ctrlPr>
                  <w:rPr>
                    <w:rFonts w:ascii="Cambria Math" w:eastAsia="Noto Serif CJK SC" w:hAnsi="Cambria Math" w:cs="Times New Roman"/>
                    <w:i/>
                    <w:color w:val="auto"/>
                    <w:kern w:val="2"/>
                    <w:szCs w:val="24"/>
                    <w:lang w:eastAsia="zh-CN" w:bidi="hi-IN"/>
                  </w:rPr>
                </m:ctrlPr>
              </m:accPr>
              <m:e>
                <m:r>
                  <w:rPr>
                    <w:rFonts w:ascii="Cambria Math" w:eastAsia="Noto Serif CJK SC" w:hAnsi="Cambria Math" w:cs="Times New Roman"/>
                    <w:color w:val="auto"/>
                    <w:kern w:val="2"/>
                    <w:szCs w:val="24"/>
                    <w:lang w:eastAsia="zh-CN" w:bidi="hi-IN"/>
                  </w:rPr>
                  <m:t>q</m:t>
                </m:r>
              </m:e>
            </m:acc>
          </m:e>
          <m:sub>
            <m:r>
              <w:rPr>
                <w:rFonts w:ascii="Cambria Math" w:eastAsia="Noto Serif CJK SC" w:hAnsi="Cambria Math" w:cs="Times New Roman"/>
                <w:color w:val="auto"/>
                <w:kern w:val="2"/>
                <w:szCs w:val="24"/>
                <w:lang w:eastAsia="zh-CN" w:bidi="hi-IN"/>
              </w:rPr>
              <m:t>v</m:t>
            </m:r>
          </m:sub>
        </m:sSub>
      </m:oMath>
      <w:r w:rsidR="005232E7">
        <w:rPr>
          <w:rFonts w:eastAsia="Noto Serif CJK SC" w:cs="Times New Roman"/>
          <w:color w:val="auto"/>
          <w:kern w:val="2"/>
          <w:szCs w:val="24"/>
          <w:lang w:eastAsia="zh-CN" w:bidi="hi-IN"/>
        </w:rPr>
        <w:t xml:space="preserve"> is the rate of heat source or sink within the material volume</w:t>
      </w:r>
      <w:r w:rsidR="00FA491A">
        <w:rPr>
          <w:rFonts w:eastAsia="Noto Serif CJK SC" w:cs="Times New Roman"/>
          <w:color w:val="auto"/>
          <w:kern w:val="2"/>
          <w:szCs w:val="24"/>
          <w:lang w:eastAsia="zh-CN" w:bidi="hi-IN"/>
        </w:rPr>
        <w:t xml:space="preserve">. </w:t>
      </w:r>
    </w:p>
    <w:p w14:paraId="3620BDDF" w14:textId="7B1F9A7B" w:rsidR="005102B8" w:rsidRDefault="00DF1DD3" w:rsidP="00090F04">
      <w:pPr>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t xml:space="preserve">From </w:t>
      </w:r>
      <w:bookmarkStart w:id="66" w:name="_Hlk86153675"/>
      <w:r w:rsidRPr="00DF1DD3">
        <w:rPr>
          <w:rFonts w:eastAsia="Noto Serif CJK SC" w:cs="Times New Roman"/>
          <w:color w:val="auto"/>
          <w:kern w:val="2"/>
          <w:szCs w:val="24"/>
          <w:highlight w:val="yellow"/>
          <w:lang w:eastAsia="zh-CN" w:bidi="hi-IN"/>
        </w:rPr>
        <w:t>MouKalled and Darwish (2016)</w:t>
      </w:r>
      <w:r>
        <w:rPr>
          <w:rFonts w:eastAsia="Noto Serif CJK SC" w:cs="Times New Roman"/>
          <w:color w:val="auto"/>
          <w:kern w:val="2"/>
          <w:szCs w:val="24"/>
          <w:lang w:eastAsia="zh-CN" w:bidi="hi-IN"/>
        </w:rPr>
        <w:t xml:space="preserve">, </w:t>
      </w:r>
      <w:bookmarkEnd w:id="66"/>
      <w:r>
        <w:rPr>
          <w:rFonts w:eastAsia="Noto Serif CJK SC" w:cs="Times New Roman"/>
          <w:color w:val="auto"/>
          <w:kern w:val="2"/>
          <w:szCs w:val="24"/>
          <w:lang w:eastAsia="zh-CN" w:bidi="hi-IN"/>
        </w:rPr>
        <w:t>t</w:t>
      </w:r>
      <w:r w:rsidR="00203A0B">
        <w:rPr>
          <w:rFonts w:eastAsia="Noto Serif CJK SC" w:cs="Times New Roman"/>
          <w:color w:val="auto"/>
          <w:kern w:val="2"/>
          <w:szCs w:val="24"/>
          <w:lang w:eastAsia="zh-CN" w:bidi="hi-IN"/>
        </w:rPr>
        <w:t>he SIMPLE algorithm</w:t>
      </w:r>
      <w:r w:rsidR="005102B8">
        <w:rPr>
          <w:rFonts w:eastAsia="Noto Serif CJK SC" w:cs="Times New Roman"/>
          <w:color w:val="auto"/>
          <w:kern w:val="2"/>
          <w:szCs w:val="24"/>
          <w:lang w:eastAsia="zh-CN" w:bidi="hi-IN"/>
        </w:rPr>
        <w:t xml:space="preserve"> follows as such:</w:t>
      </w:r>
    </w:p>
    <w:p w14:paraId="33089C3F" w14:textId="5F6FE48F" w:rsidR="005102B8" w:rsidRDefault="005102B8" w:rsidP="005102B8">
      <w:pPr>
        <w:pStyle w:val="ListParagraph"/>
        <w:numPr>
          <w:ilvl w:val="0"/>
          <w:numId w:val="7"/>
        </w:numPr>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t>The solution is started at time</w:t>
      </w:r>
      <w:r w:rsidRPr="005102B8">
        <w:rPr>
          <w:rFonts w:eastAsia="Noto Serif CJK SC" w:cs="Times New Roman"/>
          <w:i/>
          <w:iCs/>
          <w:color w:val="auto"/>
          <w:kern w:val="2"/>
          <w:szCs w:val="24"/>
          <w:lang w:eastAsia="zh-CN" w:bidi="hi-IN"/>
        </w:rPr>
        <w:t xml:space="preserve"> t</w:t>
      </w:r>
      <w:r>
        <w:rPr>
          <w:rFonts w:eastAsia="Noto Serif CJK SC" w:cs="Times New Roman"/>
          <w:color w:val="auto"/>
          <w:kern w:val="2"/>
          <w:szCs w:val="24"/>
          <w:lang w:eastAsia="zh-CN" w:bidi="hi-IN"/>
        </w:rPr>
        <w:t xml:space="preserve"> for pressure, velocity, density, temperature and mass flow rate fields as the initial guesses (i.e. boundary conditions).</w:t>
      </w:r>
    </w:p>
    <w:p w14:paraId="62A02347" w14:textId="5557315E" w:rsidR="005102B8" w:rsidRDefault="00DF1DD3" w:rsidP="005102B8">
      <w:pPr>
        <w:pStyle w:val="ListParagraph"/>
        <w:numPr>
          <w:ilvl w:val="0"/>
          <w:numId w:val="7"/>
        </w:numPr>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t>So</w:t>
      </w:r>
      <w:r w:rsidR="00531C28">
        <w:rPr>
          <w:rFonts w:eastAsia="Noto Serif CJK SC" w:cs="Times New Roman"/>
          <w:color w:val="auto"/>
          <w:kern w:val="2"/>
          <w:szCs w:val="24"/>
          <w:lang w:eastAsia="zh-CN" w:bidi="hi-IN"/>
        </w:rPr>
        <w:t xml:space="preserve">lutions </w:t>
      </w:r>
      <w:r w:rsidR="00CE0225">
        <w:rPr>
          <w:rFonts w:eastAsia="Noto Serif CJK SC" w:cs="Times New Roman"/>
          <w:color w:val="auto"/>
          <w:kern w:val="2"/>
          <w:szCs w:val="24"/>
          <w:lang w:eastAsia="zh-CN" w:bidi="hi-IN"/>
        </w:rPr>
        <w:t>of</w:t>
      </w:r>
      <w:r>
        <w:rPr>
          <w:rFonts w:eastAsia="Noto Serif CJK SC" w:cs="Times New Roman"/>
          <w:color w:val="auto"/>
          <w:kern w:val="2"/>
          <w:szCs w:val="24"/>
          <w:lang w:eastAsia="zh-CN" w:bidi="hi-IN"/>
        </w:rPr>
        <w:t xml:space="preserve"> the momentum equation to obtain a new velocity field </w:t>
      </w:r>
      <w:r w:rsidRPr="00DF1DD3">
        <w:rPr>
          <w:rFonts w:eastAsia="Noto Serif CJK SC" w:cs="Times New Roman"/>
          <w:i/>
          <w:iCs/>
          <w:color w:val="auto"/>
          <w:kern w:val="2"/>
          <w:szCs w:val="24"/>
          <w:lang w:eastAsia="zh-CN" w:bidi="hi-IN"/>
        </w:rPr>
        <w:t>v*</w:t>
      </w:r>
      <w:r w:rsidR="00CE0225">
        <w:rPr>
          <w:rFonts w:eastAsia="Noto Serif CJK SC" w:cs="Times New Roman"/>
          <w:i/>
          <w:iCs/>
          <w:color w:val="auto"/>
          <w:kern w:val="2"/>
          <w:szCs w:val="24"/>
          <w:lang w:eastAsia="zh-CN" w:bidi="hi-IN"/>
        </w:rPr>
        <w:t xml:space="preserve"> </w:t>
      </w:r>
      <w:r w:rsidR="00CE0225" w:rsidRPr="00CE0225">
        <w:rPr>
          <w:rFonts w:eastAsia="Noto Serif CJK SC" w:cs="Times New Roman"/>
          <w:color w:val="auto"/>
          <w:kern w:val="2"/>
          <w:szCs w:val="24"/>
          <w:lang w:eastAsia="zh-CN" w:bidi="hi-IN"/>
        </w:rPr>
        <w:t>are found</w:t>
      </w:r>
      <w:r>
        <w:rPr>
          <w:rFonts w:eastAsia="Noto Serif CJK SC" w:cs="Times New Roman"/>
          <w:color w:val="auto"/>
          <w:kern w:val="2"/>
          <w:szCs w:val="24"/>
          <w:lang w:eastAsia="zh-CN" w:bidi="hi-IN"/>
        </w:rPr>
        <w:t>.</w:t>
      </w:r>
    </w:p>
    <w:p w14:paraId="0C0CF359" w14:textId="0925BE88" w:rsidR="00DF1DD3" w:rsidRDefault="00F86D1F" w:rsidP="005102B8">
      <w:pPr>
        <w:pStyle w:val="ListParagraph"/>
        <w:numPr>
          <w:ilvl w:val="0"/>
          <w:numId w:val="7"/>
        </w:numPr>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t xml:space="preserve">The equation of state is used to calculate a new density field </w:t>
      </w:r>
      <w:r w:rsidRPr="00F86D1F">
        <w:rPr>
          <w:rFonts w:eastAsia="Noto Serif CJK SC" w:cs="Times New Roman"/>
          <w:i/>
          <w:iCs/>
          <w:color w:val="auto"/>
          <w:kern w:val="2"/>
          <w:szCs w:val="24"/>
          <w:lang w:eastAsia="zh-CN" w:bidi="hi-IN"/>
        </w:rPr>
        <w:t>ρ*</w:t>
      </w:r>
      <w:r>
        <w:rPr>
          <w:rFonts w:eastAsia="Noto Serif CJK SC" w:cs="Times New Roman"/>
          <w:color w:val="auto"/>
          <w:kern w:val="2"/>
          <w:szCs w:val="24"/>
          <w:lang w:eastAsia="zh-CN" w:bidi="hi-IN"/>
        </w:rPr>
        <w:t>.</w:t>
      </w:r>
    </w:p>
    <w:p w14:paraId="080B1411" w14:textId="7DBDEBAE" w:rsidR="00F86D1F" w:rsidRDefault="00FC639D" w:rsidP="005102B8">
      <w:pPr>
        <w:pStyle w:val="ListParagraph"/>
        <w:numPr>
          <w:ilvl w:val="0"/>
          <w:numId w:val="7"/>
        </w:numPr>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t>The mass flow rate</w:t>
      </w:r>
      <w:r w:rsidR="00F819E9">
        <w:rPr>
          <w:rFonts w:eastAsia="Noto Serif CJK SC" w:cs="Times New Roman"/>
          <w:color w:val="auto"/>
          <w:kern w:val="2"/>
          <w:szCs w:val="24"/>
          <w:lang w:eastAsia="zh-CN" w:bidi="hi-IN"/>
        </w:rPr>
        <w:t>s</w:t>
      </w:r>
      <w:r>
        <w:rPr>
          <w:rFonts w:eastAsia="Noto Serif CJK SC" w:cs="Times New Roman"/>
          <w:color w:val="auto"/>
          <w:kern w:val="2"/>
          <w:szCs w:val="24"/>
          <w:lang w:eastAsia="zh-CN" w:bidi="hi-IN"/>
        </w:rPr>
        <w:t xml:space="preserve"> at the control volume faces are </w:t>
      </w:r>
      <w:r w:rsidR="00CE0225">
        <w:rPr>
          <w:rFonts w:eastAsia="Noto Serif CJK SC" w:cs="Times New Roman"/>
          <w:color w:val="auto"/>
          <w:kern w:val="2"/>
          <w:szCs w:val="24"/>
          <w:lang w:eastAsia="zh-CN" w:bidi="hi-IN"/>
        </w:rPr>
        <w:t>updated to a</w:t>
      </w:r>
      <w:r w:rsidR="00F819E9">
        <w:rPr>
          <w:rFonts w:eastAsia="Noto Serif CJK SC" w:cs="Times New Roman"/>
          <w:color w:val="auto"/>
          <w:kern w:val="2"/>
          <w:szCs w:val="24"/>
          <w:lang w:eastAsia="zh-CN" w:bidi="hi-IN"/>
        </w:rPr>
        <w:t xml:space="preserve"> obtain a</w:t>
      </w:r>
      <w:r w:rsidR="00CE0225">
        <w:rPr>
          <w:rFonts w:eastAsia="Noto Serif CJK SC" w:cs="Times New Roman"/>
          <w:color w:val="auto"/>
          <w:kern w:val="2"/>
          <w:szCs w:val="24"/>
          <w:lang w:eastAsia="zh-CN" w:bidi="hi-IN"/>
        </w:rPr>
        <w:t xml:space="preserve"> momentum satisfying mass flow rate</w:t>
      </w:r>
      <w:r w:rsidR="00C4605E">
        <w:rPr>
          <w:rFonts w:eastAsia="Noto Serif CJK SC" w:cs="Times New Roman"/>
          <w:color w:val="auto"/>
          <w:kern w:val="2"/>
          <w:szCs w:val="24"/>
          <w:lang w:eastAsia="zh-CN" w:bidi="hi-IN"/>
        </w:rPr>
        <w:t xml:space="preserve">, </w:t>
      </w:r>
      <w:r w:rsidR="00C4605E" w:rsidRPr="00C4605E">
        <w:rPr>
          <w:rFonts w:eastAsia="Noto Serif CJK SC" w:cs="Times New Roman"/>
          <w:i/>
          <w:iCs/>
          <w:color w:val="auto"/>
          <w:kern w:val="2"/>
          <w:szCs w:val="24"/>
          <w:lang w:eastAsia="zh-CN" w:bidi="hi-IN"/>
        </w:rPr>
        <w:t>m*</w:t>
      </w:r>
      <w:r w:rsidR="00CE0225">
        <w:rPr>
          <w:rFonts w:eastAsia="Noto Serif CJK SC" w:cs="Times New Roman"/>
          <w:color w:val="auto"/>
          <w:kern w:val="2"/>
          <w:szCs w:val="24"/>
          <w:lang w:eastAsia="zh-CN" w:bidi="hi-IN"/>
        </w:rPr>
        <w:t>.</w:t>
      </w:r>
    </w:p>
    <w:p w14:paraId="0EA11A73" w14:textId="58C3EBE1" w:rsidR="00CE0225" w:rsidRDefault="00CE0225" w:rsidP="005102B8">
      <w:pPr>
        <w:pStyle w:val="ListParagraph"/>
        <w:numPr>
          <w:ilvl w:val="0"/>
          <w:numId w:val="7"/>
        </w:numPr>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t xml:space="preserve">With the new mass flow rates, the coefficients of the pressure corrections are found and applied to obtain a pressure correction field </w:t>
      </w:r>
      <w:r w:rsidRPr="00CE0225">
        <w:rPr>
          <w:rFonts w:eastAsia="Noto Serif CJK SC" w:cs="Times New Roman"/>
          <w:i/>
          <w:iCs/>
          <w:color w:val="auto"/>
          <w:kern w:val="2"/>
          <w:szCs w:val="24"/>
          <w:lang w:eastAsia="zh-CN" w:bidi="hi-IN"/>
        </w:rPr>
        <w:t>p’</w:t>
      </w:r>
      <w:r>
        <w:rPr>
          <w:rFonts w:eastAsia="Noto Serif CJK SC" w:cs="Times New Roman"/>
          <w:color w:val="auto"/>
          <w:kern w:val="2"/>
          <w:szCs w:val="24"/>
          <w:lang w:eastAsia="zh-CN" w:bidi="hi-IN"/>
        </w:rPr>
        <w:t>.</w:t>
      </w:r>
    </w:p>
    <w:p w14:paraId="6F3CF60B" w14:textId="228F692A" w:rsidR="00CE0225" w:rsidRDefault="00F819E9" w:rsidP="005102B8">
      <w:pPr>
        <w:pStyle w:val="ListParagraph"/>
        <w:numPr>
          <w:ilvl w:val="0"/>
          <w:numId w:val="7"/>
        </w:numPr>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t xml:space="preserve">The pressure, density and velocity fields at the control volume centers and the mass flow rate at the control volume faces are updated to obtain continuity-satisfying fields. </w:t>
      </w:r>
    </w:p>
    <w:p w14:paraId="72C23171" w14:textId="57198B58" w:rsidR="00F819E9" w:rsidRPr="00502789" w:rsidRDefault="00F819E9" w:rsidP="005102B8">
      <w:pPr>
        <w:pStyle w:val="ListParagraph"/>
        <w:numPr>
          <w:ilvl w:val="0"/>
          <w:numId w:val="7"/>
        </w:numPr>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t xml:space="preserve">The energy equation is solved to obtain a new temperature field </w:t>
      </w:r>
      <w:r w:rsidRPr="00F819E9">
        <w:rPr>
          <w:rFonts w:eastAsia="Noto Serif CJK SC" w:cs="Times New Roman"/>
          <w:i/>
          <w:iCs/>
          <w:color w:val="auto"/>
          <w:kern w:val="2"/>
          <w:szCs w:val="24"/>
          <w:lang w:eastAsia="zh-CN" w:bidi="hi-IN"/>
        </w:rPr>
        <w:t>T*</w:t>
      </w:r>
      <w:r w:rsidR="00502789">
        <w:rPr>
          <w:rFonts w:eastAsia="Noto Serif CJK SC" w:cs="Times New Roman"/>
          <w:color w:val="auto"/>
          <w:kern w:val="2"/>
          <w:szCs w:val="24"/>
          <w:lang w:eastAsia="zh-CN" w:bidi="hi-IN"/>
        </w:rPr>
        <w:t>.</w:t>
      </w:r>
    </w:p>
    <w:p w14:paraId="1F35C85F" w14:textId="79C1C545" w:rsidR="00502789" w:rsidRDefault="00502789" w:rsidP="005102B8">
      <w:pPr>
        <w:pStyle w:val="ListParagraph"/>
        <w:numPr>
          <w:ilvl w:val="0"/>
          <w:numId w:val="7"/>
        </w:numPr>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t xml:space="preserve">Set </w:t>
      </w:r>
      <w:r w:rsidRPr="0067627D">
        <w:rPr>
          <w:rFonts w:eastAsia="Noto Serif CJK SC" w:cs="Times New Roman"/>
          <w:i/>
          <w:iCs/>
          <w:color w:val="auto"/>
          <w:kern w:val="2"/>
          <w:szCs w:val="24"/>
          <w:lang w:eastAsia="zh-CN" w:bidi="hi-IN"/>
        </w:rPr>
        <w:t>v*</w:t>
      </w:r>
      <w:r>
        <w:rPr>
          <w:rFonts w:eastAsia="Noto Serif CJK SC" w:cs="Times New Roman"/>
          <w:color w:val="auto"/>
          <w:kern w:val="2"/>
          <w:szCs w:val="24"/>
          <w:lang w:eastAsia="zh-CN" w:bidi="hi-IN"/>
        </w:rPr>
        <w:t xml:space="preserve">, </w:t>
      </w:r>
      <w:r w:rsidRPr="0067627D">
        <w:rPr>
          <w:rFonts w:eastAsia="Noto Serif CJK SC" w:cs="Times New Roman"/>
          <w:i/>
          <w:iCs/>
          <w:color w:val="auto"/>
          <w:kern w:val="2"/>
          <w:szCs w:val="24"/>
          <w:lang w:eastAsia="zh-CN" w:bidi="hi-IN"/>
        </w:rPr>
        <w:t>ρ*</w:t>
      </w:r>
      <w:r>
        <w:rPr>
          <w:rFonts w:eastAsia="Noto Serif CJK SC" w:cs="Times New Roman"/>
          <w:color w:val="auto"/>
          <w:kern w:val="2"/>
          <w:szCs w:val="24"/>
          <w:lang w:eastAsia="zh-CN" w:bidi="hi-IN"/>
        </w:rPr>
        <w:t xml:space="preserve">, </w:t>
      </w:r>
      <w:r w:rsidR="0067627D" w:rsidRPr="0067627D">
        <w:rPr>
          <w:rFonts w:eastAsia="Noto Serif CJK SC" w:cs="Times New Roman"/>
          <w:i/>
          <w:iCs/>
          <w:color w:val="auto"/>
          <w:kern w:val="2"/>
          <w:szCs w:val="24"/>
          <w:lang w:eastAsia="zh-CN" w:bidi="hi-IN"/>
        </w:rPr>
        <w:t>T*</w:t>
      </w:r>
      <w:r w:rsidR="00C4605E">
        <w:rPr>
          <w:rFonts w:eastAsia="Noto Serif CJK SC" w:cs="Times New Roman"/>
          <w:color w:val="auto"/>
          <w:kern w:val="2"/>
          <w:szCs w:val="24"/>
          <w:lang w:eastAsia="zh-CN" w:bidi="hi-IN"/>
        </w:rPr>
        <w:t>,</w:t>
      </w:r>
      <w:r w:rsidR="0067627D">
        <w:rPr>
          <w:rFonts w:eastAsia="Noto Serif CJK SC" w:cs="Times New Roman"/>
          <w:color w:val="auto"/>
          <w:kern w:val="2"/>
          <w:szCs w:val="24"/>
          <w:lang w:eastAsia="zh-CN" w:bidi="hi-IN"/>
        </w:rPr>
        <w:t xml:space="preserve"> </w:t>
      </w:r>
      <w:r w:rsidR="0067627D" w:rsidRPr="0067627D">
        <w:rPr>
          <w:rFonts w:eastAsia="Noto Serif CJK SC" w:cs="Times New Roman"/>
          <w:i/>
          <w:iCs/>
          <w:color w:val="auto"/>
          <w:kern w:val="2"/>
          <w:szCs w:val="24"/>
          <w:lang w:eastAsia="zh-CN" w:bidi="hi-IN"/>
        </w:rPr>
        <w:t>p*</w:t>
      </w:r>
      <w:r w:rsidR="00C4605E">
        <w:rPr>
          <w:rFonts w:eastAsia="Noto Serif CJK SC" w:cs="Times New Roman"/>
          <w:color w:val="auto"/>
          <w:kern w:val="2"/>
          <w:szCs w:val="24"/>
          <w:lang w:eastAsia="zh-CN" w:bidi="hi-IN"/>
        </w:rPr>
        <w:t xml:space="preserve">, and </w:t>
      </w:r>
      <w:r w:rsidR="00C4605E" w:rsidRPr="00C4605E">
        <w:rPr>
          <w:rFonts w:eastAsia="Noto Serif CJK SC" w:cs="Times New Roman"/>
          <w:i/>
          <w:iCs/>
          <w:color w:val="auto"/>
          <w:kern w:val="2"/>
          <w:szCs w:val="24"/>
          <w:lang w:eastAsia="zh-CN" w:bidi="hi-IN"/>
        </w:rPr>
        <w:t>m*</w:t>
      </w:r>
      <w:r w:rsidR="0067627D">
        <w:rPr>
          <w:rFonts w:eastAsia="Noto Serif CJK SC" w:cs="Times New Roman"/>
          <w:color w:val="auto"/>
          <w:kern w:val="2"/>
          <w:szCs w:val="24"/>
          <w:lang w:eastAsia="zh-CN" w:bidi="hi-IN"/>
        </w:rPr>
        <w:t xml:space="preserve"> as the initial guess for velocity, density, </w:t>
      </w:r>
      <w:r w:rsidR="00C4605E">
        <w:rPr>
          <w:rFonts w:eastAsia="Noto Serif CJK SC" w:cs="Times New Roman"/>
          <w:color w:val="auto"/>
          <w:kern w:val="2"/>
          <w:szCs w:val="24"/>
          <w:lang w:eastAsia="zh-CN" w:bidi="hi-IN"/>
        </w:rPr>
        <w:t>temperature,</w:t>
      </w:r>
      <w:r w:rsidR="0067627D">
        <w:rPr>
          <w:rFonts w:eastAsia="Noto Serif CJK SC" w:cs="Times New Roman"/>
          <w:color w:val="auto"/>
          <w:kern w:val="2"/>
          <w:szCs w:val="24"/>
          <w:lang w:eastAsia="zh-CN" w:bidi="hi-IN"/>
        </w:rPr>
        <w:t xml:space="preserve"> pressure</w:t>
      </w:r>
      <w:r w:rsidR="00C4605E">
        <w:rPr>
          <w:rFonts w:eastAsia="Noto Serif CJK SC" w:cs="Times New Roman"/>
          <w:color w:val="auto"/>
          <w:kern w:val="2"/>
          <w:szCs w:val="24"/>
          <w:lang w:eastAsia="zh-CN" w:bidi="hi-IN"/>
        </w:rPr>
        <w:t>, and mass flow</w:t>
      </w:r>
      <w:r w:rsidR="0067627D">
        <w:rPr>
          <w:rFonts w:eastAsia="Noto Serif CJK SC" w:cs="Times New Roman"/>
          <w:color w:val="auto"/>
          <w:kern w:val="2"/>
          <w:szCs w:val="24"/>
          <w:lang w:eastAsia="zh-CN" w:bidi="hi-IN"/>
        </w:rPr>
        <w:t xml:space="preserve">. </w:t>
      </w:r>
    </w:p>
    <w:p w14:paraId="49181F17" w14:textId="602C15E9" w:rsidR="00635F02" w:rsidRDefault="0067627D" w:rsidP="0086230D">
      <w:pPr>
        <w:pStyle w:val="ListParagraph"/>
        <w:numPr>
          <w:ilvl w:val="0"/>
          <w:numId w:val="7"/>
        </w:numPr>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lastRenderedPageBreak/>
        <w:t xml:space="preserve">If solution does not meet convergence criteria, algorithm goes to step two and repeats. </w:t>
      </w:r>
    </w:p>
    <w:p w14:paraId="6A5B3CA1" w14:textId="13C4EC92" w:rsidR="00DE6238" w:rsidRDefault="00606B71" w:rsidP="00734B73">
      <w:pPr>
        <w:ind w:left="1080"/>
        <w:jc w:val="center"/>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t xml:space="preserve">OPENFOAM </w:t>
      </w:r>
      <w:r w:rsidRPr="00606B71">
        <w:rPr>
          <w:rFonts w:eastAsia="Noto Serif CJK SC" w:cs="Times New Roman"/>
          <w:i/>
          <w:iCs/>
          <w:color w:val="auto"/>
          <w:kern w:val="2"/>
          <w:szCs w:val="24"/>
          <w:lang w:eastAsia="zh-CN" w:bidi="hi-IN"/>
        </w:rPr>
        <w:t>rhoSimpleFoam</w:t>
      </w:r>
      <w:r>
        <w:rPr>
          <w:rFonts w:eastAsia="Noto Serif CJK SC" w:cs="Times New Roman"/>
          <w:color w:val="auto"/>
          <w:kern w:val="2"/>
          <w:szCs w:val="24"/>
          <w:lang w:eastAsia="zh-CN" w:bidi="hi-IN"/>
        </w:rPr>
        <w:t xml:space="preserve"> – SUB-MODELS</w:t>
      </w:r>
    </w:p>
    <w:p w14:paraId="3552225F" w14:textId="21547E19" w:rsidR="00AF21E0" w:rsidRDefault="00AF21E0" w:rsidP="00606B71">
      <w:pPr>
        <w:pStyle w:val="ListParagraph"/>
        <w:ind w:left="0" w:firstLine="720"/>
        <w:rPr>
          <w:rFonts w:eastAsia="Noto Serif CJK SC" w:cs="Times New Roman"/>
          <w:color w:val="auto"/>
          <w:kern w:val="2"/>
          <w:szCs w:val="24"/>
          <w:lang w:eastAsia="zh-CN" w:bidi="hi-IN"/>
        </w:rPr>
      </w:pPr>
      <w:r w:rsidRPr="0003359B">
        <w:rPr>
          <w:rFonts w:eastAsia="Noto Serif CJK SC" w:cs="Times New Roman"/>
          <w:color w:val="auto"/>
          <w:kern w:val="2"/>
          <w:szCs w:val="24"/>
          <w:lang w:eastAsia="zh-CN" w:bidi="hi-IN"/>
        </w:rPr>
        <w:t>Similar to Spanu et al. (2020),</w:t>
      </w:r>
      <w:r w:rsidRPr="0003359B">
        <w:rPr>
          <w:rFonts w:eastAsia="Noto Serif CJK SC" w:cs="Times New Roman"/>
          <w:i/>
          <w:iCs/>
          <w:color w:val="auto"/>
          <w:kern w:val="2"/>
          <w:szCs w:val="24"/>
          <w:lang w:eastAsia="zh-CN" w:bidi="hi-IN"/>
        </w:rPr>
        <w:t xml:space="preserve"> rhoSimpleFOAM</w:t>
      </w:r>
      <w:r w:rsidRPr="0003359B">
        <w:rPr>
          <w:rFonts w:eastAsia="Noto Serif CJK SC" w:cs="Times New Roman"/>
          <w:color w:val="auto"/>
          <w:kern w:val="2"/>
          <w:szCs w:val="24"/>
          <w:lang w:eastAsia="zh-CN" w:bidi="hi-IN"/>
        </w:rPr>
        <w:t xml:space="preserve"> solver will use Reynolds-averaged Navier-Stokes equations (RANS) with </w:t>
      </w:r>
      <w:commentRangeStart w:id="67"/>
      <w:commentRangeStart w:id="68"/>
      <w:r w:rsidRPr="0003359B">
        <w:rPr>
          <w:rFonts w:eastAsia="Noto Serif CJK SC" w:cs="Times New Roman"/>
          <w:color w:val="auto"/>
          <w:kern w:val="2"/>
          <w:szCs w:val="24"/>
          <w:lang w:eastAsia="zh-CN" w:bidi="hi-IN"/>
        </w:rPr>
        <w:t>a</w:t>
      </w:r>
      <w:r w:rsidR="008204EA" w:rsidRPr="0003359B">
        <w:rPr>
          <w:rFonts w:eastAsia="Noto Serif CJK SC" w:cs="Times New Roman"/>
          <w:color w:val="auto"/>
          <w:kern w:val="2"/>
          <w:szCs w:val="24"/>
          <w:lang w:eastAsia="zh-CN" w:bidi="hi-IN"/>
        </w:rPr>
        <w:t xml:space="preserve"> sheer stress transport (SST)</w:t>
      </w:r>
      <w:r w:rsidRPr="0003359B">
        <w:rPr>
          <w:rFonts w:eastAsia="Noto Serif CJK SC" w:cs="Times New Roman"/>
          <w:color w:val="auto"/>
          <w:kern w:val="2"/>
          <w:szCs w:val="24"/>
          <w:lang w:eastAsia="zh-CN" w:bidi="hi-IN"/>
        </w:rPr>
        <w:t xml:space="preserve"> </w:t>
      </w:r>
      <w:r w:rsidR="0029374D" w:rsidRPr="0003359B">
        <w:rPr>
          <w:rFonts w:eastAsia="Noto Serif CJK SC" w:cs="Times New Roman"/>
          <w:color w:val="auto"/>
          <w:kern w:val="2"/>
          <w:szCs w:val="24"/>
          <w:lang w:eastAsia="zh-CN" w:bidi="hi-IN"/>
        </w:rPr>
        <w:t>k-</w:t>
      </w:r>
      <w:r w:rsidR="00925BFC" w:rsidRPr="0003359B">
        <w:rPr>
          <w:rFonts w:eastAsia="Noto Serif CJK SC" w:cs="Times New Roman"/>
          <w:color w:val="auto"/>
          <w:kern w:val="2"/>
          <w:szCs w:val="24"/>
          <w:lang w:eastAsia="zh-CN" w:bidi="hi-IN"/>
        </w:rPr>
        <w:t>ω</w:t>
      </w:r>
      <w:r w:rsidRPr="0003359B">
        <w:rPr>
          <w:rFonts w:eastAsia="Noto Serif CJK SC" w:cs="Times New Roman"/>
          <w:color w:val="auto"/>
          <w:kern w:val="2"/>
          <w:szCs w:val="24"/>
          <w:lang w:eastAsia="zh-CN" w:bidi="hi-IN"/>
        </w:rPr>
        <w:t xml:space="preserve"> turbulence model</w:t>
      </w:r>
      <w:commentRangeEnd w:id="67"/>
      <w:r w:rsidR="00560B3F" w:rsidRPr="0003359B">
        <w:rPr>
          <w:rStyle w:val="CommentReference"/>
          <w:color w:val="auto"/>
        </w:rPr>
        <w:commentReference w:id="67"/>
      </w:r>
      <w:commentRangeEnd w:id="68"/>
      <w:r w:rsidR="00B1327D" w:rsidRPr="0003359B">
        <w:rPr>
          <w:rStyle w:val="CommentReference"/>
          <w:color w:val="auto"/>
        </w:rPr>
        <w:commentReference w:id="68"/>
      </w:r>
      <w:r w:rsidRPr="0003359B">
        <w:rPr>
          <w:rFonts w:eastAsia="Noto Serif CJK SC" w:cs="Times New Roman"/>
          <w:color w:val="auto"/>
          <w:kern w:val="2"/>
          <w:szCs w:val="24"/>
          <w:lang w:eastAsia="zh-CN" w:bidi="hi-IN"/>
        </w:rPr>
        <w:t xml:space="preserve"> and a fixed composition thermophsyical model, </w:t>
      </w:r>
      <w:r w:rsidRPr="0003359B">
        <w:rPr>
          <w:rFonts w:eastAsia="Noto Serif CJK SC" w:cs="Times New Roman"/>
          <w:i/>
          <w:iCs/>
          <w:color w:val="auto"/>
          <w:kern w:val="2"/>
          <w:szCs w:val="24"/>
          <w:lang w:eastAsia="zh-CN" w:bidi="hi-IN"/>
        </w:rPr>
        <w:t>hePsiTherm</w:t>
      </w:r>
      <w:r w:rsidRPr="0003359B">
        <w:rPr>
          <w:rFonts w:eastAsia="Noto Serif CJK SC" w:cs="Times New Roman"/>
          <w:color w:val="auto"/>
          <w:kern w:val="2"/>
          <w:szCs w:val="24"/>
          <w:lang w:eastAsia="zh-CN" w:bidi="hi-IN"/>
        </w:rPr>
        <w:t xml:space="preserve">. </w:t>
      </w:r>
      <w:r w:rsidR="0057201C" w:rsidRPr="0003359B">
        <w:rPr>
          <w:rFonts w:eastAsia="Noto Serif CJK SC" w:cs="Times New Roman"/>
          <w:color w:val="auto"/>
          <w:kern w:val="2"/>
          <w:szCs w:val="24"/>
          <w:lang w:eastAsia="zh-CN" w:bidi="hi-IN"/>
        </w:rPr>
        <w:t xml:space="preserve">The </w:t>
      </w:r>
      <w:r w:rsidR="00973035">
        <w:rPr>
          <w:rFonts w:eastAsia="Noto Serif CJK SC" w:cs="Times New Roman"/>
          <w:color w:val="auto"/>
          <w:kern w:val="2"/>
          <w:szCs w:val="24"/>
          <w:lang w:eastAsia="zh-CN" w:bidi="hi-IN"/>
        </w:rPr>
        <w:t xml:space="preserve">SST k-ω turbulence model was developed </w:t>
      </w:r>
      <w:r w:rsidR="0008685C">
        <w:rPr>
          <w:rFonts w:eastAsia="Noto Serif CJK SC" w:cs="Times New Roman"/>
          <w:color w:val="auto"/>
          <w:kern w:val="2"/>
          <w:szCs w:val="24"/>
          <w:lang w:eastAsia="zh-CN" w:bidi="hi-IN"/>
        </w:rPr>
        <w:t>to better predict flows with adverse pressure gradients</w:t>
      </w:r>
      <w:r w:rsidR="00DA6224">
        <w:rPr>
          <w:rFonts w:eastAsia="Noto Serif CJK SC" w:cs="Times New Roman"/>
          <w:color w:val="auto"/>
          <w:kern w:val="2"/>
          <w:szCs w:val="24"/>
          <w:lang w:eastAsia="zh-CN" w:bidi="hi-IN"/>
        </w:rPr>
        <w:t xml:space="preserve"> and allows for easier integration throughout a complex mesh</w:t>
      </w:r>
      <w:r w:rsidR="0008685C">
        <w:rPr>
          <w:rFonts w:eastAsia="Noto Serif CJK SC" w:cs="Times New Roman"/>
          <w:color w:val="auto"/>
          <w:kern w:val="2"/>
          <w:szCs w:val="24"/>
          <w:lang w:eastAsia="zh-CN" w:bidi="hi-IN"/>
        </w:rPr>
        <w:t xml:space="preserve">, where </w:t>
      </w:r>
      <w:r w:rsidR="009E4069">
        <w:rPr>
          <w:rFonts w:eastAsia="Noto Serif CJK SC" w:cs="Times New Roman"/>
          <w:color w:val="auto"/>
          <w:kern w:val="2"/>
          <w:szCs w:val="24"/>
          <w:lang w:eastAsia="zh-CN" w:bidi="hi-IN"/>
        </w:rPr>
        <w:t xml:space="preserve">k is </w:t>
      </w:r>
      <w:r w:rsidR="008D7C21">
        <w:rPr>
          <w:rFonts w:eastAsia="Noto Serif CJK SC" w:cs="Times New Roman"/>
          <w:color w:val="auto"/>
          <w:kern w:val="2"/>
          <w:szCs w:val="24"/>
          <w:lang w:eastAsia="zh-CN" w:bidi="hi-IN"/>
        </w:rPr>
        <w:t xml:space="preserve">the turbulent kinetic energy and ω is </w:t>
      </w:r>
      <w:r w:rsidR="00B71EF3">
        <w:rPr>
          <w:rFonts w:eastAsia="Noto Serif CJK SC" w:cs="Times New Roman"/>
          <w:color w:val="auto"/>
          <w:kern w:val="2"/>
          <w:szCs w:val="24"/>
          <w:lang w:eastAsia="zh-CN" w:bidi="hi-IN"/>
        </w:rPr>
        <w:t xml:space="preserve">the </w:t>
      </w:r>
      <w:r w:rsidR="005B7084">
        <w:rPr>
          <w:rFonts w:eastAsia="Noto Serif CJK SC" w:cs="Times New Roman"/>
          <w:color w:val="auto"/>
          <w:kern w:val="2"/>
          <w:szCs w:val="24"/>
          <w:lang w:eastAsia="zh-CN" w:bidi="hi-IN"/>
        </w:rPr>
        <w:t xml:space="preserve">specific turbulence dissipation rate </w:t>
      </w:r>
      <w:r w:rsidR="005B7084" w:rsidRPr="007F0EEF">
        <w:rPr>
          <w:rFonts w:eastAsia="Noto Serif CJK SC" w:cs="Times New Roman"/>
          <w:color w:val="auto"/>
          <w:kern w:val="2"/>
          <w:szCs w:val="24"/>
          <w:highlight w:val="yellow"/>
          <w:lang w:eastAsia="zh-CN" w:bidi="hi-IN"/>
        </w:rPr>
        <w:t>(</w:t>
      </w:r>
      <w:r w:rsidR="007F0EEF" w:rsidRPr="007F0EEF">
        <w:rPr>
          <w:rFonts w:eastAsia="Noto Serif CJK SC" w:cs="Times New Roman"/>
          <w:color w:val="auto"/>
          <w:kern w:val="2"/>
          <w:szCs w:val="24"/>
          <w:highlight w:val="yellow"/>
          <w:lang w:eastAsia="zh-CN" w:bidi="hi-IN"/>
        </w:rPr>
        <w:t>Wilcox 1998</w:t>
      </w:r>
      <w:r w:rsidR="00D740C2">
        <w:rPr>
          <w:rFonts w:eastAsia="Noto Serif CJK SC" w:cs="Times New Roman"/>
          <w:color w:val="auto"/>
          <w:kern w:val="2"/>
          <w:szCs w:val="24"/>
          <w:highlight w:val="yellow"/>
          <w:lang w:eastAsia="zh-CN" w:bidi="hi-IN"/>
        </w:rPr>
        <w:t>,</w:t>
      </w:r>
      <w:r w:rsidR="00D740C2" w:rsidRPr="00D740C2">
        <w:rPr>
          <w:rFonts w:eastAsia="Noto Serif CJK SC" w:cs="Times New Roman"/>
          <w:color w:val="auto"/>
          <w:kern w:val="2"/>
          <w:szCs w:val="24"/>
          <w:highlight w:val="yellow"/>
          <w:lang w:eastAsia="zh-CN" w:bidi="hi-IN"/>
        </w:rPr>
        <w:t xml:space="preserve"> </w:t>
      </w:r>
      <w:r w:rsidR="00D740C2" w:rsidRPr="00DF1DD3">
        <w:rPr>
          <w:rFonts w:eastAsia="Noto Serif CJK SC" w:cs="Times New Roman"/>
          <w:color w:val="auto"/>
          <w:kern w:val="2"/>
          <w:szCs w:val="24"/>
          <w:highlight w:val="yellow"/>
          <w:lang w:eastAsia="zh-CN" w:bidi="hi-IN"/>
        </w:rPr>
        <w:t>MouKalled and Darwish 2016</w:t>
      </w:r>
      <w:r w:rsidR="007F0EEF" w:rsidRPr="007F0EEF">
        <w:rPr>
          <w:rFonts w:eastAsia="Noto Serif CJK SC" w:cs="Times New Roman"/>
          <w:color w:val="auto"/>
          <w:kern w:val="2"/>
          <w:szCs w:val="24"/>
          <w:highlight w:val="yellow"/>
          <w:lang w:eastAsia="zh-CN" w:bidi="hi-IN"/>
        </w:rPr>
        <w:t>)</w:t>
      </w:r>
      <w:r w:rsidR="00D740C2">
        <w:rPr>
          <w:rFonts w:eastAsia="Noto Serif CJK SC" w:cs="Times New Roman"/>
          <w:color w:val="auto"/>
          <w:kern w:val="2"/>
          <w:szCs w:val="24"/>
          <w:lang w:eastAsia="zh-CN" w:bidi="hi-IN"/>
        </w:rPr>
        <w:t xml:space="preserve">. </w:t>
      </w:r>
      <w:r w:rsidR="00DA6224">
        <w:rPr>
          <w:rFonts w:eastAsia="Noto Serif CJK SC" w:cs="Times New Roman"/>
          <w:color w:val="auto"/>
          <w:kern w:val="2"/>
          <w:szCs w:val="24"/>
          <w:lang w:eastAsia="zh-CN" w:bidi="hi-IN"/>
        </w:rPr>
        <w:t xml:space="preserve">Within this framework, the specific turbulence dissipation ω </w:t>
      </w:r>
      <w:r w:rsidR="003B51C2">
        <w:rPr>
          <w:rFonts w:eastAsia="Noto Serif CJK SC" w:cs="Times New Roman"/>
          <w:color w:val="auto"/>
          <w:kern w:val="2"/>
          <w:szCs w:val="24"/>
          <w:lang w:eastAsia="zh-CN" w:bidi="hi-IN"/>
        </w:rPr>
        <w:t>is</w:t>
      </w:r>
      <w:r w:rsidR="00DA6224">
        <w:rPr>
          <w:rFonts w:eastAsia="Noto Serif CJK SC" w:cs="Times New Roman"/>
          <w:color w:val="auto"/>
          <w:kern w:val="2"/>
          <w:szCs w:val="24"/>
          <w:lang w:eastAsia="zh-CN" w:bidi="hi-IN"/>
        </w:rPr>
        <w:t xml:space="preserve"> defined as</w:t>
      </w:r>
      <w:r w:rsidR="003B51C2">
        <w:rPr>
          <w:rFonts w:eastAsia="Noto Serif CJK SC" w:cs="Times New Roman"/>
          <w:color w:val="auto"/>
          <w:kern w:val="2"/>
          <w:szCs w:val="24"/>
          <w:lang w:eastAsia="zh-CN" w:bidi="hi-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0"/>
      </w:tblGrid>
      <w:tr w:rsidR="00DA6224" w14:paraId="04C9F1E9" w14:textId="77777777" w:rsidTr="00302752">
        <w:tc>
          <w:tcPr>
            <w:tcW w:w="8990" w:type="dxa"/>
          </w:tcPr>
          <w:p w14:paraId="7DAA2E94" w14:textId="33224F88" w:rsidR="00DA6224" w:rsidRDefault="00DA6224" w:rsidP="003B51C2">
            <w:pPr>
              <w:pStyle w:val="ListParagraph"/>
              <w:ind w:left="0"/>
              <w:jc w:val="right"/>
              <w:rPr>
                <w:rFonts w:eastAsia="Noto Serif CJK SC" w:cs="Times New Roman"/>
                <w:color w:val="auto"/>
                <w:kern w:val="2"/>
                <w:szCs w:val="24"/>
                <w:lang w:eastAsia="zh-CN" w:bidi="hi-IN"/>
              </w:rPr>
            </w:pPr>
            <m:oMath>
              <m:r>
                <w:rPr>
                  <w:rFonts w:ascii="Cambria Math" w:eastAsia="Noto Serif CJK SC" w:hAnsi="Cambria Math" w:cs="Times New Roman"/>
                  <w:color w:val="auto"/>
                  <w:kern w:val="2"/>
                  <w:szCs w:val="24"/>
                  <w:lang w:eastAsia="zh-CN" w:bidi="hi-IN"/>
                </w:rPr>
                <m:t xml:space="preserve">ω= </m:t>
              </m:r>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ε</m:t>
                  </m:r>
                </m:num>
                <m:den>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C</m:t>
                      </m:r>
                    </m:e>
                    <m:sub>
                      <m:r>
                        <w:rPr>
                          <w:rFonts w:ascii="Cambria Math" w:eastAsia="Noto Serif CJK SC" w:hAnsi="Cambria Math" w:cs="Times New Roman"/>
                          <w:color w:val="auto"/>
                          <w:kern w:val="2"/>
                          <w:szCs w:val="24"/>
                          <w:lang w:eastAsia="zh-CN" w:bidi="hi-IN"/>
                        </w:rPr>
                        <m:t>μ</m:t>
                      </m:r>
                    </m:sub>
                  </m:sSub>
                  <m:r>
                    <w:rPr>
                      <w:rFonts w:ascii="Cambria Math" w:eastAsia="Noto Serif CJK SC" w:hAnsi="Cambria Math" w:cs="Times New Roman"/>
                      <w:color w:val="auto"/>
                      <w:kern w:val="2"/>
                      <w:szCs w:val="24"/>
                      <w:lang w:eastAsia="zh-CN" w:bidi="hi-IN"/>
                    </w:rPr>
                    <m:t>k</m:t>
                  </m:r>
                </m:den>
              </m:f>
              <m:r>
                <w:rPr>
                  <w:rFonts w:ascii="Cambria Math" w:eastAsia="Noto Serif CJK SC" w:hAnsi="Cambria Math" w:cs="Times New Roman"/>
                  <w:color w:val="auto"/>
                  <w:kern w:val="2"/>
                  <w:szCs w:val="24"/>
                  <w:lang w:eastAsia="zh-CN" w:bidi="hi-IN"/>
                </w:rPr>
                <m:t xml:space="preserve">                                                                      (8)</m:t>
              </m:r>
            </m:oMath>
            <w:r w:rsidR="003B51C2">
              <w:rPr>
                <w:rFonts w:eastAsia="Noto Serif CJK SC" w:cs="Times New Roman"/>
                <w:color w:val="auto"/>
                <w:kern w:val="2"/>
                <w:szCs w:val="24"/>
                <w:lang w:eastAsia="zh-CN" w:bidi="hi-IN"/>
              </w:rPr>
              <w:t xml:space="preserve">                                                              </w:t>
            </w:r>
          </w:p>
        </w:tc>
      </w:tr>
    </w:tbl>
    <w:p w14:paraId="18F1CF43" w14:textId="70F91A05" w:rsidR="00DA6224" w:rsidRDefault="003B51C2" w:rsidP="00635F02">
      <w:pPr>
        <w:pStyle w:val="ListParagraph"/>
        <w:ind w:left="0"/>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t>where ϵ is the rate of dissipation of turbulent kinetic energy</w:t>
      </w:r>
      <w:r w:rsidR="009F62FB">
        <w:rPr>
          <w:rFonts w:eastAsia="Noto Serif CJK SC" w:cs="Times New Roman"/>
          <w:color w:val="auto"/>
          <w:kern w:val="2"/>
          <w:szCs w:val="24"/>
          <w:lang w:eastAsia="zh-CN" w:bidi="hi-IN"/>
        </w:rPr>
        <w:t xml:space="preserve">. </w:t>
      </w:r>
      <w:r w:rsidR="00491848">
        <w:rPr>
          <w:rFonts w:eastAsia="Noto Serif CJK SC" w:cs="Times New Roman"/>
          <w:color w:val="auto"/>
          <w:kern w:val="2"/>
          <w:szCs w:val="24"/>
          <w:lang w:eastAsia="zh-CN" w:bidi="hi-IN"/>
        </w:rPr>
        <w:t xml:space="preserve">From </w:t>
      </w:r>
      <w:r w:rsidR="00491848" w:rsidRPr="00491848">
        <w:rPr>
          <w:rFonts w:eastAsia="Noto Serif CJK SC" w:cs="Times New Roman"/>
          <w:color w:val="auto"/>
          <w:kern w:val="2"/>
          <w:szCs w:val="24"/>
          <w:highlight w:val="yellow"/>
          <w:lang w:eastAsia="zh-CN" w:bidi="hi-IN"/>
        </w:rPr>
        <w:t>MouKalled and Darwish (2016)</w:t>
      </w:r>
      <w:r w:rsidR="00491848">
        <w:rPr>
          <w:rFonts w:eastAsia="Noto Serif CJK SC" w:cs="Times New Roman"/>
          <w:color w:val="auto"/>
          <w:kern w:val="2"/>
          <w:szCs w:val="24"/>
          <w:lang w:eastAsia="zh-CN" w:bidi="hi-IN"/>
        </w:rPr>
        <w:t>, t</w:t>
      </w:r>
      <w:r w:rsidR="00662987">
        <w:rPr>
          <w:rFonts w:eastAsia="Noto Serif CJK SC" w:cs="Times New Roman"/>
          <w:color w:val="auto"/>
          <w:kern w:val="2"/>
          <w:szCs w:val="24"/>
          <w:lang w:eastAsia="zh-CN" w:bidi="hi-IN"/>
        </w:rPr>
        <w:t xml:space="preserve">he two </w:t>
      </w:r>
      <w:r w:rsidR="00A411B1">
        <w:rPr>
          <w:rFonts w:eastAsia="Noto Serif CJK SC" w:cs="Times New Roman"/>
          <w:color w:val="auto"/>
          <w:kern w:val="2"/>
          <w:szCs w:val="24"/>
          <w:lang w:eastAsia="zh-CN" w:bidi="hi-IN"/>
        </w:rPr>
        <w:t xml:space="preserve">conservation equations to define the </w:t>
      </w:r>
      <w:r w:rsidR="009168F3">
        <w:rPr>
          <w:rFonts w:eastAsia="Noto Serif CJK SC" w:cs="Times New Roman"/>
          <w:color w:val="auto"/>
          <w:kern w:val="2"/>
          <w:szCs w:val="24"/>
          <w:lang w:eastAsia="zh-CN" w:bidi="hi-IN"/>
        </w:rPr>
        <w:t xml:space="preserve">k-ω </w:t>
      </w:r>
      <w:r w:rsidR="00A411B1">
        <w:rPr>
          <w:rFonts w:eastAsia="Noto Serif CJK SC" w:cs="Times New Roman"/>
          <w:color w:val="auto"/>
          <w:kern w:val="2"/>
          <w:szCs w:val="24"/>
          <w:lang w:eastAsia="zh-CN" w:bidi="hi-IN"/>
        </w:rPr>
        <w:t>model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0"/>
      </w:tblGrid>
      <w:tr w:rsidR="00A411B1" w14:paraId="41A5DA52" w14:textId="77777777" w:rsidTr="00490477">
        <w:tc>
          <w:tcPr>
            <w:tcW w:w="8990" w:type="dxa"/>
          </w:tcPr>
          <w:p w14:paraId="461C2AE1" w14:textId="1ADD3995" w:rsidR="00A411B1" w:rsidRPr="00293F22" w:rsidRDefault="00000000" w:rsidP="00293F22">
            <w:pPr>
              <w:pStyle w:val="ListParagraph"/>
              <w:ind w:left="0"/>
              <w:jc w:val="right"/>
              <w:rPr>
                <w:rFonts w:ascii="Cambria Math" w:eastAsia="Noto Serif CJK SC" w:hAnsi="Cambria Math" w:cs="Times New Roman"/>
                <w:iCs/>
                <w:color w:val="auto"/>
                <w:kern w:val="2"/>
                <w:szCs w:val="24"/>
                <w:lang w:eastAsia="zh-CN" w:bidi="hi-IN"/>
              </w:rPr>
            </w:pPr>
            <m:oMath>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m:t>
                  </m:r>
                </m:num>
                <m:den>
                  <m:r>
                    <w:rPr>
                      <w:rFonts w:ascii="Cambria Math" w:eastAsia="Noto Serif CJK SC" w:hAnsi="Cambria Math" w:cs="Times New Roman"/>
                      <w:color w:val="auto"/>
                      <w:kern w:val="2"/>
                      <w:szCs w:val="24"/>
                      <w:lang w:eastAsia="zh-CN" w:bidi="hi-IN"/>
                    </w:rPr>
                    <m:t>∂t</m:t>
                  </m:r>
                </m:den>
              </m:f>
              <m:d>
                <m:dPr>
                  <m:ctrlPr>
                    <w:rPr>
                      <w:rFonts w:ascii="Cambria Math" w:eastAsia="Noto Serif CJK SC" w:hAnsi="Cambria Math" w:cs="Times New Roman"/>
                      <w:i/>
                      <w:color w:val="auto"/>
                      <w:kern w:val="2"/>
                      <w:szCs w:val="24"/>
                      <w:lang w:eastAsia="zh-CN" w:bidi="hi-IN"/>
                    </w:rPr>
                  </m:ctrlPr>
                </m:dPr>
                <m:e>
                  <m:r>
                    <w:rPr>
                      <w:rFonts w:ascii="Cambria Math" w:eastAsia="Noto Serif CJK SC" w:hAnsi="Cambria Math" w:cs="Times New Roman"/>
                      <w:color w:val="auto"/>
                      <w:kern w:val="2"/>
                      <w:szCs w:val="24"/>
                      <w:lang w:eastAsia="zh-CN" w:bidi="hi-IN"/>
                    </w:rPr>
                    <m:t>ρk</m:t>
                  </m:r>
                </m:e>
              </m:d>
              <m:r>
                <w:rPr>
                  <w:rFonts w:ascii="Cambria Math" w:eastAsia="Noto Serif CJK SC" w:hAnsi="Cambria Math" w:cs="Times New Roman"/>
                  <w:color w:val="auto"/>
                  <w:kern w:val="2"/>
                  <w:szCs w:val="24"/>
                  <w:lang w:eastAsia="zh-CN" w:bidi="hi-IN"/>
                </w:rPr>
                <m:t>+</m:t>
              </m:r>
              <m:r>
                <m:rPr>
                  <m:sty m:val="p"/>
                </m:rPr>
                <w:rPr>
                  <w:rFonts w:ascii="Cambria Math" w:eastAsia="Noto Serif CJK SC" w:hAnsi="Cambria Math" w:cs="Times New Roman"/>
                  <w:color w:val="auto"/>
                  <w:kern w:val="2"/>
                  <w:szCs w:val="24"/>
                  <w:lang w:eastAsia="zh-CN" w:bidi="hi-IN"/>
                </w:rPr>
                <m:t>∇</m:t>
              </m:r>
              <m:r>
                <w:rPr>
                  <w:rFonts w:ascii="Cambria Math" w:eastAsia="Noto Serif CJK SC" w:hAnsi="Cambria Math" w:cs="Times New Roman"/>
                  <w:color w:val="auto"/>
                  <w:kern w:val="2"/>
                  <w:szCs w:val="24"/>
                  <w:lang w:eastAsia="zh-CN" w:bidi="hi-IN"/>
                </w:rPr>
                <m:t>∙</m:t>
              </m:r>
              <m:d>
                <m:dPr>
                  <m:ctrlPr>
                    <w:rPr>
                      <w:rFonts w:ascii="Cambria Math" w:eastAsia="Noto Serif CJK SC" w:hAnsi="Cambria Math" w:cs="Times New Roman"/>
                      <w:i/>
                      <w:color w:val="auto"/>
                      <w:kern w:val="2"/>
                      <w:szCs w:val="24"/>
                      <w:lang w:eastAsia="zh-CN" w:bidi="hi-IN"/>
                    </w:rPr>
                  </m:ctrlPr>
                </m:dPr>
                <m:e>
                  <m:r>
                    <w:rPr>
                      <w:rFonts w:ascii="Cambria Math" w:eastAsia="Noto Serif CJK SC" w:hAnsi="Cambria Math" w:cs="Times New Roman"/>
                      <w:color w:val="auto"/>
                      <w:kern w:val="2"/>
                      <w:szCs w:val="24"/>
                      <w:lang w:eastAsia="zh-CN" w:bidi="hi-IN"/>
                    </w:rPr>
                    <m:t>ρ</m:t>
                  </m:r>
                  <m:r>
                    <m:rPr>
                      <m:sty m:val="bi"/>
                    </m:rPr>
                    <w:rPr>
                      <w:rFonts w:ascii="Cambria Math" w:eastAsia="Noto Serif CJK SC" w:hAnsi="Cambria Math" w:cs="Times New Roman"/>
                      <w:color w:val="auto"/>
                      <w:kern w:val="2"/>
                      <w:szCs w:val="24"/>
                      <w:lang w:eastAsia="zh-CN" w:bidi="hi-IN"/>
                    </w:rPr>
                    <m:t>v</m:t>
                  </m:r>
                  <m:r>
                    <w:rPr>
                      <w:rFonts w:ascii="Cambria Math" w:eastAsia="Noto Serif CJK SC" w:hAnsi="Cambria Math" w:cs="Times New Roman"/>
                      <w:color w:val="auto"/>
                      <w:kern w:val="2"/>
                      <w:szCs w:val="24"/>
                      <w:lang w:eastAsia="zh-CN" w:bidi="hi-IN"/>
                    </w:rPr>
                    <m:t>k</m:t>
                  </m:r>
                </m:e>
              </m:d>
              <m:r>
                <w:rPr>
                  <w:rFonts w:ascii="Cambria Math" w:eastAsia="Noto Serif CJK SC" w:hAnsi="Cambria Math" w:cs="Times New Roman"/>
                  <w:color w:val="auto"/>
                  <w:kern w:val="2"/>
                  <w:szCs w:val="24"/>
                  <w:lang w:eastAsia="zh-CN" w:bidi="hi-IN"/>
                </w:rPr>
                <m:t>=</m:t>
              </m:r>
              <m:r>
                <m:rPr>
                  <m:sty m:val="p"/>
                </m:rPr>
                <w:rPr>
                  <w:rFonts w:ascii="Cambria Math" w:eastAsia="Noto Serif CJK SC" w:hAnsi="Cambria Math" w:cs="Times New Roman"/>
                  <w:color w:val="auto"/>
                  <w:kern w:val="2"/>
                  <w:szCs w:val="24"/>
                  <w:lang w:eastAsia="zh-CN" w:bidi="hi-IN"/>
                </w:rPr>
                <m:t>∇</m:t>
              </m:r>
              <m:r>
                <w:rPr>
                  <w:rFonts w:ascii="Cambria Math" w:eastAsia="Noto Serif CJK SC" w:hAnsi="Cambria Math" w:cs="Times New Roman"/>
                  <w:color w:val="auto"/>
                  <w:kern w:val="2"/>
                  <w:szCs w:val="24"/>
                  <w:lang w:eastAsia="zh-CN" w:bidi="hi-IN"/>
                </w:rPr>
                <m:t>∙</m:t>
              </m:r>
              <m:d>
                <m:dPr>
                  <m:ctrlPr>
                    <w:rPr>
                      <w:rFonts w:ascii="Cambria Math" w:eastAsia="Noto Serif CJK SC" w:hAnsi="Cambria Math" w:cs="Times New Roman"/>
                      <w:i/>
                      <w:color w:val="auto"/>
                      <w:kern w:val="2"/>
                      <w:szCs w:val="24"/>
                      <w:lang w:eastAsia="zh-CN" w:bidi="hi-IN"/>
                    </w:rPr>
                  </m:ctrlPr>
                </m:dPr>
                <m:e>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μ</m:t>
                      </m:r>
                    </m:e>
                    <m:sub>
                      <m:r>
                        <w:rPr>
                          <w:rFonts w:ascii="Cambria Math" w:eastAsia="Noto Serif CJK SC" w:hAnsi="Cambria Math" w:cs="Times New Roman"/>
                          <w:color w:val="auto"/>
                          <w:kern w:val="2"/>
                          <w:szCs w:val="24"/>
                          <w:lang w:eastAsia="zh-CN" w:bidi="hi-IN"/>
                        </w:rPr>
                        <m:t>eff,k</m:t>
                      </m:r>
                    </m:sub>
                  </m:sSub>
                  <m:r>
                    <m:rPr>
                      <m:sty m:val="p"/>
                    </m:rPr>
                    <w:rPr>
                      <w:rFonts w:ascii="Cambria Math" w:eastAsia="Noto Serif CJK SC" w:hAnsi="Cambria Math" w:cs="Times New Roman"/>
                      <w:color w:val="auto"/>
                      <w:kern w:val="2"/>
                      <w:szCs w:val="24"/>
                      <w:lang w:eastAsia="zh-CN" w:bidi="hi-IN"/>
                    </w:rPr>
                    <m:t>∇</m:t>
                  </m:r>
                  <m:r>
                    <w:rPr>
                      <w:rFonts w:ascii="Cambria Math" w:eastAsia="Noto Serif CJK SC" w:hAnsi="Cambria Math" w:cs="Times New Roman"/>
                      <w:color w:val="auto"/>
                      <w:kern w:val="2"/>
                      <w:szCs w:val="24"/>
                      <w:lang w:eastAsia="zh-CN" w:bidi="hi-IN"/>
                    </w:rPr>
                    <m:t>k</m:t>
                  </m:r>
                </m:e>
              </m:d>
              <m:r>
                <w:rPr>
                  <w:rFonts w:ascii="Cambria Math" w:eastAsia="Noto Serif CJK SC" w:hAnsi="Cambria Math" w:cs="Times New Roman"/>
                  <w:color w:val="auto"/>
                  <w:kern w:val="2"/>
                  <w:szCs w:val="24"/>
                  <w:lang w:eastAsia="zh-CN" w:bidi="hi-IN"/>
                </w:rPr>
                <m:t>+</m:t>
              </m:r>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P</m:t>
                  </m:r>
                </m:e>
                <m:sub>
                  <m:r>
                    <w:rPr>
                      <w:rFonts w:ascii="Cambria Math" w:eastAsia="Noto Serif CJK SC" w:hAnsi="Cambria Math" w:cs="Times New Roman"/>
                      <w:color w:val="auto"/>
                      <w:kern w:val="2"/>
                      <w:szCs w:val="24"/>
                      <w:lang w:eastAsia="zh-CN" w:bidi="hi-IN"/>
                    </w:rPr>
                    <m:t>k</m:t>
                  </m:r>
                </m:sub>
              </m:sSub>
              <m:r>
                <w:rPr>
                  <w:rFonts w:ascii="Cambria Math" w:eastAsia="Noto Serif CJK SC" w:hAnsi="Cambria Math" w:cs="Times New Roman"/>
                  <w:color w:val="auto"/>
                  <w:kern w:val="2"/>
                  <w:szCs w:val="24"/>
                  <w:lang w:eastAsia="zh-CN" w:bidi="hi-IN"/>
                </w:rPr>
                <m:t>-</m:t>
              </m:r>
              <m:sSup>
                <m:sSupPr>
                  <m:ctrlPr>
                    <w:rPr>
                      <w:rFonts w:ascii="Cambria Math" w:eastAsia="Noto Serif CJK SC" w:hAnsi="Cambria Math" w:cs="Times New Roman"/>
                      <w:i/>
                      <w:color w:val="auto"/>
                      <w:kern w:val="2"/>
                      <w:szCs w:val="24"/>
                      <w:lang w:eastAsia="zh-CN" w:bidi="hi-IN"/>
                    </w:rPr>
                  </m:ctrlPr>
                </m:sSupPr>
                <m:e>
                  <m:r>
                    <w:rPr>
                      <w:rFonts w:ascii="Cambria Math" w:eastAsia="Noto Serif CJK SC" w:hAnsi="Cambria Math" w:cs="Times New Roman"/>
                      <w:color w:val="auto"/>
                      <w:kern w:val="2"/>
                      <w:szCs w:val="24"/>
                      <w:lang w:eastAsia="zh-CN" w:bidi="hi-IN"/>
                    </w:rPr>
                    <m:t>β</m:t>
                  </m:r>
                </m:e>
                <m:sup>
                  <m:r>
                    <w:rPr>
                      <w:rFonts w:ascii="Cambria Math" w:eastAsia="Noto Serif CJK SC" w:hAnsi="Cambria Math" w:cs="Times New Roman"/>
                      <w:color w:val="auto"/>
                      <w:kern w:val="2"/>
                      <w:szCs w:val="24"/>
                      <w:lang w:eastAsia="zh-CN" w:bidi="hi-IN"/>
                    </w:rPr>
                    <m:t>*</m:t>
                  </m:r>
                </m:sup>
              </m:sSup>
              <m:r>
                <w:rPr>
                  <w:rFonts w:ascii="Cambria Math" w:eastAsia="Noto Serif CJK SC" w:hAnsi="Cambria Math" w:cs="Times New Roman"/>
                  <w:color w:val="auto"/>
                  <w:kern w:val="2"/>
                  <w:szCs w:val="24"/>
                  <w:lang w:eastAsia="zh-CN" w:bidi="hi-IN"/>
                </w:rPr>
                <m:t>ρkω                       (9)</m:t>
              </m:r>
            </m:oMath>
            <w:r w:rsidR="00293F22">
              <w:rPr>
                <w:rFonts w:ascii="Cambria Math" w:eastAsia="Noto Serif CJK SC" w:hAnsi="Cambria Math" w:cs="Times New Roman"/>
                <w:i/>
                <w:color w:val="auto"/>
                <w:kern w:val="2"/>
                <w:szCs w:val="24"/>
                <w:lang w:eastAsia="zh-CN" w:bidi="hi-IN"/>
              </w:rPr>
              <w:t xml:space="preserve"> </w:t>
            </w:r>
            <w:r w:rsidR="003E4AF6">
              <w:rPr>
                <w:rFonts w:ascii="Cambria Math" w:eastAsia="Noto Serif CJK SC" w:hAnsi="Cambria Math" w:cs="Times New Roman"/>
                <w:i/>
                <w:color w:val="auto"/>
                <w:kern w:val="2"/>
                <w:szCs w:val="24"/>
                <w:lang w:eastAsia="zh-CN" w:bidi="hi-IN"/>
              </w:rPr>
              <w:t xml:space="preserve">                    </w:t>
            </w:r>
          </w:p>
        </w:tc>
      </w:tr>
      <w:tr w:rsidR="00A411B1" w14:paraId="52692A3C" w14:textId="77777777" w:rsidTr="00490477">
        <w:tc>
          <w:tcPr>
            <w:tcW w:w="8990" w:type="dxa"/>
          </w:tcPr>
          <w:p w14:paraId="12B55ACD" w14:textId="756F5948" w:rsidR="00A411B1" w:rsidRPr="00033292" w:rsidRDefault="00000000" w:rsidP="00635F02">
            <w:pPr>
              <w:pStyle w:val="ListParagraph"/>
              <w:ind w:left="0"/>
              <w:rPr>
                <w:rFonts w:eastAsia="Noto Serif CJK SC" w:cs="Times New Roman"/>
                <w:color w:val="auto"/>
                <w:kern w:val="2"/>
                <w:szCs w:val="24"/>
                <w:lang w:eastAsia="zh-CN" w:bidi="hi-IN"/>
              </w:rPr>
            </w:pPr>
            <m:oMathPara>
              <m:oMathParaPr>
                <m:jc m:val="right"/>
              </m:oMathParaPr>
              <m:oMath>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m:t>
                    </m:r>
                  </m:num>
                  <m:den>
                    <m:r>
                      <w:rPr>
                        <w:rFonts w:ascii="Cambria Math" w:eastAsia="Noto Serif CJK SC" w:hAnsi="Cambria Math" w:cs="Times New Roman"/>
                        <w:color w:val="auto"/>
                        <w:kern w:val="2"/>
                        <w:szCs w:val="24"/>
                        <w:lang w:eastAsia="zh-CN" w:bidi="hi-IN"/>
                      </w:rPr>
                      <m:t>∂t</m:t>
                    </m:r>
                  </m:den>
                </m:f>
                <m:d>
                  <m:dPr>
                    <m:ctrlPr>
                      <w:rPr>
                        <w:rFonts w:ascii="Cambria Math" w:eastAsia="Noto Serif CJK SC" w:hAnsi="Cambria Math" w:cs="Times New Roman"/>
                        <w:i/>
                        <w:color w:val="auto"/>
                        <w:kern w:val="2"/>
                        <w:szCs w:val="24"/>
                        <w:lang w:eastAsia="zh-CN" w:bidi="hi-IN"/>
                      </w:rPr>
                    </m:ctrlPr>
                  </m:dPr>
                  <m:e>
                    <m:r>
                      <w:rPr>
                        <w:rFonts w:ascii="Cambria Math" w:eastAsia="Noto Serif CJK SC" w:hAnsi="Cambria Math" w:cs="Times New Roman"/>
                        <w:color w:val="auto"/>
                        <w:kern w:val="2"/>
                        <w:szCs w:val="24"/>
                        <w:lang w:eastAsia="zh-CN" w:bidi="hi-IN"/>
                      </w:rPr>
                      <m:t>ρω</m:t>
                    </m:r>
                  </m:e>
                </m:d>
                <m:r>
                  <w:rPr>
                    <w:rFonts w:ascii="Cambria Math" w:eastAsia="Noto Serif CJK SC" w:hAnsi="Cambria Math" w:cs="Times New Roman"/>
                    <w:color w:val="auto"/>
                    <w:kern w:val="2"/>
                    <w:szCs w:val="24"/>
                    <w:lang w:eastAsia="zh-CN" w:bidi="hi-IN"/>
                  </w:rPr>
                  <m:t>+</m:t>
                </m:r>
                <m:r>
                  <m:rPr>
                    <m:sty m:val="p"/>
                  </m:rPr>
                  <w:rPr>
                    <w:rFonts w:ascii="Cambria Math" w:eastAsia="Noto Serif CJK SC" w:hAnsi="Cambria Math" w:cs="Times New Roman"/>
                    <w:color w:val="auto"/>
                    <w:kern w:val="2"/>
                    <w:szCs w:val="24"/>
                    <w:lang w:eastAsia="zh-CN" w:bidi="hi-IN"/>
                  </w:rPr>
                  <m:t>∇</m:t>
                </m:r>
                <m:r>
                  <w:rPr>
                    <w:rFonts w:ascii="Cambria Math" w:eastAsia="Noto Serif CJK SC" w:hAnsi="Cambria Math" w:cs="Times New Roman"/>
                    <w:color w:val="auto"/>
                    <w:kern w:val="2"/>
                    <w:szCs w:val="24"/>
                    <w:lang w:eastAsia="zh-CN" w:bidi="hi-IN"/>
                  </w:rPr>
                  <m:t>∙</m:t>
                </m:r>
                <m:d>
                  <m:dPr>
                    <m:ctrlPr>
                      <w:rPr>
                        <w:rFonts w:ascii="Cambria Math" w:eastAsia="Noto Serif CJK SC" w:hAnsi="Cambria Math" w:cs="Times New Roman"/>
                        <w:i/>
                        <w:color w:val="auto"/>
                        <w:kern w:val="2"/>
                        <w:szCs w:val="24"/>
                        <w:lang w:eastAsia="zh-CN" w:bidi="hi-IN"/>
                      </w:rPr>
                    </m:ctrlPr>
                  </m:dPr>
                  <m:e>
                    <m:r>
                      <w:rPr>
                        <w:rFonts w:ascii="Cambria Math" w:eastAsia="Noto Serif CJK SC" w:hAnsi="Cambria Math" w:cs="Times New Roman"/>
                        <w:color w:val="auto"/>
                        <w:kern w:val="2"/>
                        <w:szCs w:val="24"/>
                        <w:lang w:eastAsia="zh-CN" w:bidi="hi-IN"/>
                      </w:rPr>
                      <m:t>ρ</m:t>
                    </m:r>
                    <m:r>
                      <m:rPr>
                        <m:sty m:val="b"/>
                      </m:rPr>
                      <w:rPr>
                        <w:rFonts w:ascii="Cambria Math" w:eastAsia="Noto Serif CJK SC" w:hAnsi="Cambria Math" w:cs="Times New Roman"/>
                        <w:color w:val="auto"/>
                        <w:kern w:val="2"/>
                        <w:szCs w:val="24"/>
                        <w:lang w:eastAsia="zh-CN" w:bidi="hi-IN"/>
                      </w:rPr>
                      <m:t>v</m:t>
                    </m:r>
                    <m:r>
                      <m:rPr>
                        <m:sty m:val="p"/>
                      </m:rPr>
                      <w:rPr>
                        <w:rFonts w:ascii="Cambria Math" w:eastAsia="Noto Serif CJK SC" w:hAnsi="Cambria Math" w:cs="Times New Roman"/>
                        <w:color w:val="auto"/>
                        <w:kern w:val="2"/>
                        <w:szCs w:val="24"/>
                        <w:lang w:eastAsia="zh-CN" w:bidi="hi-IN"/>
                      </w:rPr>
                      <m:t>ω</m:t>
                    </m:r>
                    <m:ctrlPr>
                      <w:rPr>
                        <w:rFonts w:ascii="Cambria Math" w:eastAsia="Noto Serif CJK SC" w:hAnsi="Cambria Math" w:cs="Times New Roman"/>
                        <w:iCs/>
                        <w:color w:val="auto"/>
                        <w:kern w:val="2"/>
                        <w:szCs w:val="24"/>
                        <w:lang w:eastAsia="zh-CN" w:bidi="hi-IN"/>
                      </w:rPr>
                    </m:ctrlPr>
                  </m:e>
                </m:d>
                <m:r>
                  <w:rPr>
                    <w:rFonts w:ascii="Cambria Math" w:eastAsia="Noto Serif CJK SC" w:hAnsi="Cambria Math" w:cs="Times New Roman"/>
                    <w:color w:val="auto"/>
                    <w:kern w:val="2"/>
                    <w:szCs w:val="24"/>
                    <w:lang w:eastAsia="zh-CN" w:bidi="hi-IN"/>
                  </w:rPr>
                  <m:t xml:space="preserve">= </m:t>
                </m:r>
                <m:r>
                  <m:rPr>
                    <m:sty m:val="p"/>
                  </m:rPr>
                  <w:rPr>
                    <w:rFonts w:ascii="Cambria Math" w:eastAsia="Noto Serif CJK SC" w:hAnsi="Cambria Math" w:cs="Times New Roman"/>
                    <w:color w:val="auto"/>
                    <w:kern w:val="2"/>
                    <w:szCs w:val="24"/>
                    <w:lang w:eastAsia="zh-CN" w:bidi="hi-IN"/>
                  </w:rPr>
                  <m:t>∇</m:t>
                </m:r>
                <m:r>
                  <w:rPr>
                    <w:rFonts w:ascii="Cambria Math" w:eastAsia="Noto Serif CJK SC" w:hAnsi="Cambria Math" w:cs="Times New Roman"/>
                    <w:color w:val="auto"/>
                    <w:kern w:val="2"/>
                    <w:szCs w:val="24"/>
                    <w:lang w:eastAsia="zh-CN" w:bidi="hi-IN"/>
                  </w:rPr>
                  <m:t>∙</m:t>
                </m:r>
                <m:d>
                  <m:dPr>
                    <m:ctrlPr>
                      <w:rPr>
                        <w:rFonts w:ascii="Cambria Math" w:eastAsia="Noto Serif CJK SC" w:hAnsi="Cambria Math" w:cs="Times New Roman"/>
                        <w:i/>
                        <w:iCs/>
                        <w:color w:val="auto"/>
                        <w:kern w:val="2"/>
                        <w:szCs w:val="24"/>
                        <w:lang w:eastAsia="zh-CN" w:bidi="hi-IN"/>
                      </w:rPr>
                    </m:ctrlPr>
                  </m:dPr>
                  <m:e>
                    <m:sSub>
                      <m:sSubPr>
                        <m:ctrlPr>
                          <w:rPr>
                            <w:rFonts w:ascii="Cambria Math" w:eastAsia="Noto Serif CJK SC" w:hAnsi="Cambria Math" w:cs="Times New Roman"/>
                            <w:i/>
                            <w:iCs/>
                            <w:color w:val="auto"/>
                            <w:kern w:val="2"/>
                            <w:szCs w:val="24"/>
                            <w:lang w:eastAsia="zh-CN" w:bidi="hi-IN"/>
                          </w:rPr>
                        </m:ctrlPr>
                      </m:sSubPr>
                      <m:e>
                        <m:r>
                          <w:rPr>
                            <w:rFonts w:ascii="Cambria Math" w:eastAsia="Noto Serif CJK SC" w:hAnsi="Cambria Math" w:cs="Times New Roman"/>
                            <w:color w:val="auto"/>
                            <w:kern w:val="2"/>
                            <w:szCs w:val="24"/>
                            <w:lang w:eastAsia="zh-CN" w:bidi="hi-IN"/>
                          </w:rPr>
                          <m:t>μ</m:t>
                        </m:r>
                      </m:e>
                      <m:sub>
                        <m:r>
                          <w:rPr>
                            <w:rFonts w:ascii="Cambria Math" w:eastAsia="Noto Serif CJK SC" w:hAnsi="Cambria Math" w:cs="Times New Roman"/>
                            <w:color w:val="auto"/>
                            <w:kern w:val="2"/>
                            <w:szCs w:val="24"/>
                            <w:lang w:eastAsia="zh-CN" w:bidi="hi-IN"/>
                          </w:rPr>
                          <m:t>eff,ω</m:t>
                        </m:r>
                      </m:sub>
                    </m:sSub>
                    <m:r>
                      <m:rPr>
                        <m:sty m:val="p"/>
                      </m:rPr>
                      <w:rPr>
                        <w:rFonts w:ascii="Cambria Math" w:eastAsia="Noto Serif CJK SC" w:hAnsi="Cambria Math" w:cs="Times New Roman"/>
                        <w:color w:val="auto"/>
                        <w:kern w:val="2"/>
                        <w:szCs w:val="24"/>
                        <w:lang w:eastAsia="zh-CN" w:bidi="hi-IN"/>
                      </w:rPr>
                      <m:t>∇</m:t>
                    </m:r>
                    <m:r>
                      <w:rPr>
                        <w:rFonts w:ascii="Cambria Math" w:eastAsia="Noto Serif CJK SC" w:hAnsi="Cambria Math" w:cs="Times New Roman"/>
                        <w:color w:val="auto"/>
                        <w:kern w:val="2"/>
                        <w:szCs w:val="24"/>
                        <w:lang w:eastAsia="zh-CN" w:bidi="hi-IN"/>
                      </w:rPr>
                      <m:t>ω</m:t>
                    </m:r>
                  </m:e>
                </m:d>
                <m:r>
                  <w:rPr>
                    <w:rFonts w:ascii="Cambria Math" w:eastAsia="Noto Serif CJK SC" w:hAnsi="Cambria Math" w:cs="Times New Roman"/>
                    <w:color w:val="auto"/>
                    <w:kern w:val="2"/>
                    <w:szCs w:val="24"/>
                    <w:lang w:eastAsia="zh-CN" w:bidi="hi-IN"/>
                  </w:rPr>
                  <m:t>+</m:t>
                </m:r>
                <m:sSub>
                  <m:sSubPr>
                    <m:ctrlPr>
                      <w:rPr>
                        <w:rFonts w:ascii="Cambria Math" w:eastAsia="Noto Serif CJK SC" w:hAnsi="Cambria Math" w:cs="Times New Roman"/>
                        <w:i/>
                        <w:iCs/>
                        <w:color w:val="auto"/>
                        <w:kern w:val="2"/>
                        <w:szCs w:val="24"/>
                        <w:lang w:eastAsia="zh-CN" w:bidi="hi-IN"/>
                      </w:rPr>
                    </m:ctrlPr>
                  </m:sSubPr>
                  <m:e>
                    <m:r>
                      <w:rPr>
                        <w:rFonts w:ascii="Cambria Math" w:eastAsia="Noto Serif CJK SC" w:hAnsi="Cambria Math" w:cs="Times New Roman"/>
                        <w:color w:val="auto"/>
                        <w:kern w:val="2"/>
                        <w:szCs w:val="24"/>
                        <w:lang w:eastAsia="zh-CN" w:bidi="hi-IN"/>
                      </w:rPr>
                      <m:t>C</m:t>
                    </m:r>
                  </m:e>
                  <m:sub>
                    <m:r>
                      <w:rPr>
                        <w:rFonts w:ascii="Cambria Math" w:eastAsia="Noto Serif CJK SC" w:hAnsi="Cambria Math" w:cs="Times New Roman"/>
                        <w:color w:val="auto"/>
                        <w:kern w:val="2"/>
                        <w:szCs w:val="24"/>
                        <w:lang w:eastAsia="zh-CN" w:bidi="hi-IN"/>
                      </w:rPr>
                      <m:t>α1</m:t>
                    </m:r>
                  </m:sub>
                </m:sSub>
                <m:f>
                  <m:fPr>
                    <m:ctrlPr>
                      <w:rPr>
                        <w:rFonts w:ascii="Cambria Math" w:eastAsia="Noto Serif CJK SC" w:hAnsi="Cambria Math" w:cs="Times New Roman"/>
                        <w:i/>
                        <w:iCs/>
                        <w:color w:val="auto"/>
                        <w:kern w:val="2"/>
                        <w:szCs w:val="24"/>
                        <w:lang w:eastAsia="zh-CN" w:bidi="hi-IN"/>
                      </w:rPr>
                    </m:ctrlPr>
                  </m:fPr>
                  <m:num>
                    <m:r>
                      <w:rPr>
                        <w:rFonts w:ascii="Cambria Math" w:eastAsia="Noto Serif CJK SC" w:hAnsi="Cambria Math" w:cs="Times New Roman"/>
                        <w:color w:val="auto"/>
                        <w:kern w:val="2"/>
                        <w:szCs w:val="24"/>
                        <w:lang w:eastAsia="zh-CN" w:bidi="hi-IN"/>
                      </w:rPr>
                      <m:t>ω</m:t>
                    </m:r>
                  </m:num>
                  <m:den>
                    <m:r>
                      <w:rPr>
                        <w:rFonts w:ascii="Cambria Math" w:eastAsia="Noto Serif CJK SC" w:hAnsi="Cambria Math" w:cs="Times New Roman"/>
                        <w:color w:val="auto"/>
                        <w:kern w:val="2"/>
                        <w:szCs w:val="24"/>
                        <w:lang w:eastAsia="zh-CN" w:bidi="hi-IN"/>
                      </w:rPr>
                      <m:t>k</m:t>
                    </m:r>
                  </m:den>
                </m:f>
                <m:sSub>
                  <m:sSubPr>
                    <m:ctrlPr>
                      <w:rPr>
                        <w:rFonts w:ascii="Cambria Math" w:eastAsia="Noto Serif CJK SC" w:hAnsi="Cambria Math" w:cs="Times New Roman"/>
                        <w:i/>
                        <w:iCs/>
                        <w:color w:val="auto"/>
                        <w:kern w:val="2"/>
                        <w:szCs w:val="24"/>
                        <w:lang w:eastAsia="zh-CN" w:bidi="hi-IN"/>
                      </w:rPr>
                    </m:ctrlPr>
                  </m:sSubPr>
                  <m:e>
                    <m:r>
                      <w:rPr>
                        <w:rFonts w:ascii="Cambria Math" w:eastAsia="Noto Serif CJK SC" w:hAnsi="Cambria Math" w:cs="Times New Roman"/>
                        <w:color w:val="auto"/>
                        <w:kern w:val="2"/>
                        <w:szCs w:val="24"/>
                        <w:lang w:eastAsia="zh-CN" w:bidi="hi-IN"/>
                      </w:rPr>
                      <m:t>P</m:t>
                    </m:r>
                  </m:e>
                  <m:sub>
                    <m:r>
                      <w:rPr>
                        <w:rFonts w:ascii="Cambria Math" w:eastAsia="Noto Serif CJK SC" w:hAnsi="Cambria Math" w:cs="Times New Roman"/>
                        <w:color w:val="auto"/>
                        <w:kern w:val="2"/>
                        <w:szCs w:val="24"/>
                        <w:lang w:eastAsia="zh-CN" w:bidi="hi-IN"/>
                      </w:rPr>
                      <m:t>k</m:t>
                    </m:r>
                  </m:sub>
                </m:sSub>
                <m:r>
                  <w:rPr>
                    <w:rFonts w:ascii="Cambria Math" w:eastAsia="Noto Serif CJK SC" w:hAnsi="Cambria Math" w:cs="Times New Roman"/>
                    <w:color w:val="auto"/>
                    <w:kern w:val="2"/>
                    <w:szCs w:val="24"/>
                    <w:lang w:eastAsia="zh-CN" w:bidi="hi-IN"/>
                  </w:rPr>
                  <m:t>-</m:t>
                </m:r>
                <m:sSub>
                  <m:sSubPr>
                    <m:ctrlPr>
                      <w:rPr>
                        <w:rFonts w:ascii="Cambria Math" w:eastAsia="Noto Serif CJK SC" w:hAnsi="Cambria Math" w:cs="Times New Roman"/>
                        <w:i/>
                        <w:iCs/>
                        <w:color w:val="auto"/>
                        <w:kern w:val="2"/>
                        <w:szCs w:val="24"/>
                        <w:lang w:eastAsia="zh-CN" w:bidi="hi-IN"/>
                      </w:rPr>
                    </m:ctrlPr>
                  </m:sSubPr>
                  <m:e>
                    <m:r>
                      <w:rPr>
                        <w:rFonts w:ascii="Cambria Math" w:eastAsia="Noto Serif CJK SC" w:hAnsi="Cambria Math" w:cs="Times New Roman"/>
                        <w:color w:val="auto"/>
                        <w:kern w:val="2"/>
                        <w:szCs w:val="24"/>
                        <w:lang w:eastAsia="zh-CN" w:bidi="hi-IN"/>
                      </w:rPr>
                      <m:t>C</m:t>
                    </m:r>
                  </m:e>
                  <m:sub>
                    <m:r>
                      <w:rPr>
                        <w:rFonts w:ascii="Cambria Math" w:eastAsia="Noto Serif CJK SC" w:hAnsi="Cambria Math" w:cs="Times New Roman"/>
                        <w:color w:val="auto"/>
                        <w:kern w:val="2"/>
                        <w:szCs w:val="24"/>
                        <w:lang w:eastAsia="zh-CN" w:bidi="hi-IN"/>
                      </w:rPr>
                      <m:t>β1</m:t>
                    </m:r>
                  </m:sub>
                </m:sSub>
                <m:r>
                  <w:rPr>
                    <w:rFonts w:ascii="Cambria Math" w:eastAsia="Noto Serif CJK SC" w:hAnsi="Cambria Math" w:cs="Times New Roman"/>
                    <w:color w:val="auto"/>
                    <w:kern w:val="2"/>
                    <w:szCs w:val="24"/>
                    <w:lang w:eastAsia="zh-CN" w:bidi="hi-IN"/>
                  </w:rPr>
                  <m:t>ρ</m:t>
                </m:r>
                <m:sSup>
                  <m:sSupPr>
                    <m:ctrlPr>
                      <w:rPr>
                        <w:rFonts w:ascii="Cambria Math" w:eastAsia="Noto Serif CJK SC" w:hAnsi="Cambria Math" w:cs="Times New Roman"/>
                        <w:i/>
                        <w:iCs/>
                        <w:color w:val="auto"/>
                        <w:kern w:val="2"/>
                        <w:szCs w:val="24"/>
                        <w:lang w:eastAsia="zh-CN" w:bidi="hi-IN"/>
                      </w:rPr>
                    </m:ctrlPr>
                  </m:sSupPr>
                  <m:e>
                    <m:r>
                      <w:rPr>
                        <w:rFonts w:ascii="Cambria Math" w:eastAsia="Noto Serif CJK SC" w:hAnsi="Cambria Math" w:cs="Times New Roman"/>
                        <w:color w:val="auto"/>
                        <w:kern w:val="2"/>
                        <w:szCs w:val="24"/>
                        <w:lang w:eastAsia="zh-CN" w:bidi="hi-IN"/>
                      </w:rPr>
                      <m:t>ω</m:t>
                    </m:r>
                  </m:e>
                  <m:sup>
                    <m:r>
                      <w:rPr>
                        <w:rFonts w:ascii="Cambria Math" w:eastAsia="Noto Serif CJK SC" w:hAnsi="Cambria Math" w:cs="Times New Roman"/>
                        <w:color w:val="auto"/>
                        <w:kern w:val="2"/>
                        <w:szCs w:val="24"/>
                        <w:lang w:eastAsia="zh-CN" w:bidi="hi-IN"/>
                      </w:rPr>
                      <m:t>2</m:t>
                    </m:r>
                  </m:sup>
                </m:sSup>
                <m:r>
                  <w:rPr>
                    <w:rFonts w:ascii="Cambria Math" w:eastAsia="Noto Serif CJK SC" w:hAnsi="Cambria Math" w:cs="Times New Roman"/>
                    <w:color w:val="auto"/>
                    <w:kern w:val="2"/>
                    <w:szCs w:val="24"/>
                    <w:lang w:eastAsia="zh-CN" w:bidi="hi-IN"/>
                  </w:rPr>
                  <m:t xml:space="preserve">        (10)</m:t>
                </m:r>
              </m:oMath>
            </m:oMathPara>
          </w:p>
        </w:tc>
      </w:tr>
    </w:tbl>
    <w:p w14:paraId="3E3BF235" w14:textId="77777777" w:rsidR="005C15A9" w:rsidRPr="00AB008F" w:rsidRDefault="00323A5E" w:rsidP="00635F02">
      <w:pPr>
        <w:pStyle w:val="ListParagraph"/>
        <w:ind w:left="0"/>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t xml:space="preserve">with the assigned </w:t>
      </w:r>
      <w:r w:rsidR="005C15A9">
        <w:rPr>
          <w:rFonts w:eastAsia="Noto Serif CJK SC" w:cs="Times New Roman"/>
          <w:color w:val="auto"/>
          <w:kern w:val="2"/>
          <w:szCs w:val="24"/>
          <w:lang w:eastAsia="zh-CN" w:bidi="hi-IN"/>
        </w:rPr>
        <w:t>values to the model constraints: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0"/>
      </w:tblGrid>
      <w:tr w:rsidR="005C15A9" w14:paraId="6263C180" w14:textId="77777777" w:rsidTr="00490477">
        <w:tc>
          <w:tcPr>
            <w:tcW w:w="8990" w:type="dxa"/>
          </w:tcPr>
          <w:p w14:paraId="3538E2DB" w14:textId="61225157" w:rsidR="005C15A9" w:rsidRDefault="00000000" w:rsidP="00635F02">
            <w:pPr>
              <w:pStyle w:val="ListParagraph"/>
              <w:ind w:left="0"/>
              <w:rPr>
                <w:rFonts w:eastAsia="Noto Serif CJK SC" w:cs="Times New Roman"/>
                <w:color w:val="auto"/>
                <w:kern w:val="2"/>
                <w:szCs w:val="24"/>
                <w:lang w:eastAsia="zh-CN" w:bidi="hi-IN"/>
              </w:rPr>
            </w:pPr>
            <m:oMathPara>
              <m:oMath>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C</m:t>
                    </m:r>
                  </m:e>
                  <m:sub>
                    <m:r>
                      <w:rPr>
                        <w:rFonts w:ascii="Cambria Math" w:eastAsia="Noto Serif CJK SC" w:hAnsi="Cambria Math" w:cs="Times New Roman"/>
                        <w:color w:val="auto"/>
                        <w:kern w:val="2"/>
                        <w:szCs w:val="24"/>
                        <w:lang w:eastAsia="zh-CN" w:bidi="hi-IN"/>
                      </w:rPr>
                      <m:t>α1</m:t>
                    </m:r>
                  </m:sub>
                </m:sSub>
                <m:r>
                  <w:rPr>
                    <w:rFonts w:ascii="Cambria Math" w:eastAsia="Noto Serif CJK SC" w:hAnsi="Cambria Math" w:cs="Times New Roman"/>
                    <w:color w:val="auto"/>
                    <w:kern w:val="2"/>
                    <w:szCs w:val="24"/>
                    <w:lang w:eastAsia="zh-CN" w:bidi="hi-IN"/>
                  </w:rPr>
                  <m:t>=</m:t>
                </m:r>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5</m:t>
                    </m:r>
                  </m:num>
                  <m:den>
                    <m:r>
                      <w:rPr>
                        <w:rFonts w:ascii="Cambria Math" w:eastAsia="Noto Serif CJK SC" w:hAnsi="Cambria Math" w:cs="Times New Roman"/>
                        <w:color w:val="auto"/>
                        <w:kern w:val="2"/>
                        <w:szCs w:val="24"/>
                        <w:lang w:eastAsia="zh-CN" w:bidi="hi-IN"/>
                      </w:rPr>
                      <m:t>9</m:t>
                    </m:r>
                  </m:den>
                </m:f>
                <m:r>
                  <w:rPr>
                    <w:rFonts w:ascii="Cambria Math" w:eastAsia="Noto Serif CJK SC" w:hAnsi="Cambria Math" w:cs="Times New Roman"/>
                    <w:color w:val="auto"/>
                    <w:kern w:val="2"/>
                    <w:szCs w:val="24"/>
                    <w:lang w:eastAsia="zh-CN" w:bidi="hi-IN"/>
                  </w:rPr>
                  <m:t xml:space="preserve">,  </m:t>
                </m:r>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C</m:t>
                    </m:r>
                  </m:e>
                  <m:sub>
                    <m:r>
                      <w:rPr>
                        <w:rFonts w:ascii="Cambria Math" w:eastAsia="Noto Serif CJK SC" w:hAnsi="Cambria Math" w:cs="Times New Roman"/>
                        <w:color w:val="auto"/>
                        <w:kern w:val="2"/>
                        <w:szCs w:val="24"/>
                        <w:lang w:eastAsia="zh-CN" w:bidi="hi-IN"/>
                      </w:rPr>
                      <m:t>β1</m:t>
                    </m:r>
                  </m:sub>
                </m:sSub>
                <m:r>
                  <w:rPr>
                    <w:rFonts w:ascii="Cambria Math" w:eastAsia="Noto Serif CJK SC" w:hAnsi="Cambria Math" w:cs="Times New Roman"/>
                    <w:color w:val="auto"/>
                    <w:kern w:val="2"/>
                    <w:szCs w:val="24"/>
                    <w:lang w:eastAsia="zh-CN" w:bidi="hi-IN"/>
                  </w:rPr>
                  <m:t xml:space="preserve">=0.075,  </m:t>
                </m:r>
                <m:sSup>
                  <m:sSupPr>
                    <m:ctrlPr>
                      <w:rPr>
                        <w:rFonts w:ascii="Cambria Math" w:eastAsia="Noto Serif CJK SC" w:hAnsi="Cambria Math" w:cs="Times New Roman"/>
                        <w:i/>
                        <w:color w:val="auto"/>
                        <w:kern w:val="2"/>
                        <w:szCs w:val="24"/>
                        <w:lang w:eastAsia="zh-CN" w:bidi="hi-IN"/>
                      </w:rPr>
                    </m:ctrlPr>
                  </m:sSupPr>
                  <m:e>
                    <m:r>
                      <w:rPr>
                        <w:rFonts w:ascii="Cambria Math" w:eastAsia="Noto Serif CJK SC" w:hAnsi="Cambria Math" w:cs="Times New Roman"/>
                        <w:color w:val="auto"/>
                        <w:kern w:val="2"/>
                        <w:szCs w:val="24"/>
                        <w:lang w:eastAsia="zh-CN" w:bidi="hi-IN"/>
                      </w:rPr>
                      <m:t>β</m:t>
                    </m:r>
                  </m:e>
                  <m:sup>
                    <m:r>
                      <w:rPr>
                        <w:rFonts w:ascii="Cambria Math" w:eastAsia="Noto Serif CJK SC" w:hAnsi="Cambria Math" w:cs="Times New Roman"/>
                        <w:color w:val="auto"/>
                        <w:kern w:val="2"/>
                        <w:szCs w:val="24"/>
                        <w:lang w:eastAsia="zh-CN" w:bidi="hi-IN"/>
                      </w:rPr>
                      <m:t>*</m:t>
                    </m:r>
                  </m:sup>
                </m:sSup>
                <m:r>
                  <w:rPr>
                    <w:rFonts w:ascii="Cambria Math" w:eastAsia="Noto Serif CJK SC" w:hAnsi="Cambria Math" w:cs="Times New Roman"/>
                    <w:color w:val="auto"/>
                    <w:kern w:val="2"/>
                    <w:szCs w:val="24"/>
                    <w:lang w:eastAsia="zh-CN" w:bidi="hi-IN"/>
                  </w:rPr>
                  <m:t xml:space="preserve">=0.09,  </m:t>
                </m:r>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σ</m:t>
                    </m:r>
                  </m:e>
                  <m:sub>
                    <m:r>
                      <w:rPr>
                        <w:rFonts w:ascii="Cambria Math" w:eastAsia="Noto Serif CJK SC" w:hAnsi="Cambria Math" w:cs="Times New Roman"/>
                        <w:color w:val="auto"/>
                        <w:kern w:val="2"/>
                        <w:szCs w:val="24"/>
                        <w:lang w:eastAsia="zh-CN" w:bidi="hi-IN"/>
                      </w:rPr>
                      <m:t>k1</m:t>
                    </m:r>
                  </m:sub>
                </m:sSub>
                <m:r>
                  <w:rPr>
                    <w:rFonts w:ascii="Cambria Math" w:eastAsia="Noto Serif CJK SC" w:hAnsi="Cambria Math" w:cs="Times New Roman"/>
                    <w:color w:val="auto"/>
                    <w:kern w:val="2"/>
                    <w:szCs w:val="24"/>
                    <w:lang w:eastAsia="zh-CN" w:bidi="hi-IN"/>
                  </w:rPr>
                  <m:t xml:space="preserve">=2,  </m:t>
                </m:r>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σ</m:t>
                    </m:r>
                  </m:e>
                  <m:sub>
                    <m:r>
                      <w:rPr>
                        <w:rFonts w:ascii="Cambria Math" w:eastAsia="Noto Serif CJK SC" w:hAnsi="Cambria Math" w:cs="Times New Roman"/>
                        <w:color w:val="auto"/>
                        <w:kern w:val="2"/>
                        <w:szCs w:val="24"/>
                        <w:lang w:eastAsia="zh-CN" w:bidi="hi-IN"/>
                      </w:rPr>
                      <m:t>ω1</m:t>
                    </m:r>
                  </m:sub>
                </m:sSub>
                <m:r>
                  <w:rPr>
                    <w:rFonts w:ascii="Cambria Math" w:eastAsia="Noto Serif CJK SC" w:hAnsi="Cambria Math" w:cs="Times New Roman"/>
                    <w:color w:val="auto"/>
                    <w:kern w:val="2"/>
                    <w:szCs w:val="24"/>
                    <w:lang w:eastAsia="zh-CN" w:bidi="hi-IN"/>
                  </w:rPr>
                  <m:t xml:space="preserve">=2,  </m:t>
                </m:r>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P</m:t>
                    </m:r>
                  </m:e>
                  <m:sub>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r</m:t>
                        </m:r>
                      </m:e>
                      <m:sub>
                        <m:r>
                          <w:rPr>
                            <w:rFonts w:ascii="Cambria Math" w:eastAsia="Noto Serif CJK SC" w:hAnsi="Cambria Math" w:cs="Times New Roman"/>
                            <w:color w:val="auto"/>
                            <w:kern w:val="2"/>
                            <w:szCs w:val="24"/>
                            <w:lang w:eastAsia="zh-CN" w:bidi="hi-IN"/>
                          </w:rPr>
                          <m:t>t</m:t>
                        </m:r>
                      </m:sub>
                    </m:sSub>
                  </m:sub>
                </m:sSub>
                <m:r>
                  <w:rPr>
                    <w:rFonts w:ascii="Cambria Math" w:eastAsia="Noto Serif CJK SC" w:hAnsi="Cambria Math" w:cs="Times New Roman"/>
                    <w:color w:val="auto"/>
                    <w:kern w:val="2"/>
                    <w:szCs w:val="24"/>
                    <w:lang w:eastAsia="zh-CN" w:bidi="hi-IN"/>
                  </w:rPr>
                  <m:t>=0.9</m:t>
                </m:r>
              </m:oMath>
            </m:oMathPara>
          </w:p>
        </w:tc>
      </w:tr>
    </w:tbl>
    <w:p w14:paraId="6B33EEC0" w14:textId="03BA1B32" w:rsidR="002B662F" w:rsidRDefault="002B662F" w:rsidP="00635F02">
      <w:pPr>
        <w:pStyle w:val="ListParagraph"/>
        <w:ind w:left="0"/>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0"/>
      </w:tblGrid>
      <w:tr w:rsidR="00B46AE2" w14:paraId="2B87EF47" w14:textId="77777777" w:rsidTr="00490477">
        <w:tc>
          <w:tcPr>
            <w:tcW w:w="8990" w:type="dxa"/>
          </w:tcPr>
          <w:p w14:paraId="01D034D8" w14:textId="38649726" w:rsidR="00B46AE2" w:rsidRPr="004314D6" w:rsidRDefault="00000000" w:rsidP="00635F02">
            <w:pPr>
              <w:pStyle w:val="ListParagraph"/>
              <w:ind w:left="0"/>
              <w:rPr>
                <w:rFonts w:eastAsia="Noto Serif CJK SC" w:cs="Times New Roman"/>
                <w:color w:val="auto"/>
                <w:kern w:val="2"/>
                <w:szCs w:val="24"/>
                <w:lang w:eastAsia="zh-CN" w:bidi="hi-IN"/>
              </w:rPr>
            </w:pPr>
            <m:oMathPara>
              <m:oMathParaPr>
                <m:jc m:val="right"/>
              </m:oMathParaPr>
              <m:oMath>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μ</m:t>
                    </m:r>
                  </m:e>
                  <m:sub>
                    <m:r>
                      <w:rPr>
                        <w:rFonts w:ascii="Cambria Math" w:eastAsia="Noto Serif CJK SC" w:hAnsi="Cambria Math" w:cs="Times New Roman"/>
                        <w:color w:val="auto"/>
                        <w:kern w:val="2"/>
                        <w:szCs w:val="24"/>
                        <w:lang w:eastAsia="zh-CN" w:bidi="hi-IN"/>
                      </w:rPr>
                      <m:t>t</m:t>
                    </m:r>
                  </m:sub>
                </m:sSub>
                <m:r>
                  <w:rPr>
                    <w:rFonts w:ascii="Cambria Math" w:eastAsia="Noto Serif CJK SC" w:hAnsi="Cambria Math" w:cs="Times New Roman"/>
                    <w:color w:val="auto"/>
                    <w:kern w:val="2"/>
                    <w:szCs w:val="24"/>
                    <w:lang w:eastAsia="zh-CN" w:bidi="hi-IN"/>
                  </w:rPr>
                  <m:t>= ρ</m:t>
                </m:r>
                <m:f>
                  <m:fPr>
                    <m:ctrlPr>
                      <w:rPr>
                        <w:rFonts w:ascii="Cambria Math" w:eastAsia="Noto Serif CJK SC" w:hAnsi="Cambria Math" w:cs="Times New Roman"/>
                        <w:i/>
                        <w:color w:val="auto"/>
                        <w:kern w:val="2"/>
                        <w:szCs w:val="24"/>
                        <w:lang w:eastAsia="zh-CN" w:bidi="hi-IN"/>
                      </w:rPr>
                    </m:ctrlPr>
                  </m:fPr>
                  <m:num>
                    <m:r>
                      <w:rPr>
                        <w:rFonts w:ascii="Cambria Math" w:eastAsia="Noto Serif CJK SC" w:hAnsi="Cambria Math" w:cs="Times New Roman"/>
                        <w:color w:val="auto"/>
                        <w:kern w:val="2"/>
                        <w:szCs w:val="24"/>
                        <w:lang w:eastAsia="zh-CN" w:bidi="hi-IN"/>
                      </w:rPr>
                      <m:t>k</m:t>
                    </m:r>
                  </m:num>
                  <m:den>
                    <m:r>
                      <w:rPr>
                        <w:rFonts w:ascii="Cambria Math" w:eastAsia="Noto Serif CJK SC" w:hAnsi="Cambria Math" w:cs="Times New Roman"/>
                        <w:color w:val="auto"/>
                        <w:kern w:val="2"/>
                        <w:szCs w:val="24"/>
                        <w:lang w:eastAsia="zh-CN" w:bidi="hi-IN"/>
                      </w:rPr>
                      <m:t>ω</m:t>
                    </m:r>
                  </m:den>
                </m:f>
                <m:r>
                  <w:rPr>
                    <w:rFonts w:ascii="Cambria Math" w:eastAsia="Noto Serif CJK SC" w:hAnsi="Cambria Math" w:cs="Times New Roman"/>
                    <w:color w:val="auto"/>
                    <w:kern w:val="2"/>
                    <w:szCs w:val="24"/>
                    <w:lang w:eastAsia="zh-CN" w:bidi="hi-IN"/>
                  </w:rPr>
                  <m:t xml:space="preserve">                                                                   (11)</m:t>
                </m:r>
              </m:oMath>
            </m:oMathPara>
          </w:p>
        </w:tc>
      </w:tr>
      <w:tr w:rsidR="004314D6" w14:paraId="12A38E8B" w14:textId="77777777" w:rsidTr="00490477">
        <w:tc>
          <w:tcPr>
            <w:tcW w:w="8990" w:type="dxa"/>
          </w:tcPr>
          <w:p w14:paraId="1490D0B6" w14:textId="1FDF23C5" w:rsidR="004314D6" w:rsidRPr="009E1D9D" w:rsidRDefault="00000000" w:rsidP="00635F02">
            <w:pPr>
              <w:pStyle w:val="ListParagraph"/>
              <w:ind w:left="0"/>
              <w:rPr>
                <w:rFonts w:eastAsia="Noto Serif CJK SC" w:cs="Times New Roman"/>
                <w:color w:val="auto"/>
                <w:kern w:val="2"/>
                <w:szCs w:val="24"/>
                <w:lang w:eastAsia="zh-CN" w:bidi="hi-IN"/>
              </w:rPr>
            </w:pPr>
            <m:oMathPara>
              <m:oMathParaPr>
                <m:jc m:val="right"/>
              </m:oMathParaPr>
              <m:oMath>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k</m:t>
                    </m:r>
                  </m:e>
                  <m:sub>
                    <m:r>
                      <w:rPr>
                        <w:rFonts w:ascii="Cambria Math" w:eastAsia="Noto Serif CJK SC" w:hAnsi="Cambria Math" w:cs="Times New Roman"/>
                        <w:color w:val="auto"/>
                        <w:kern w:val="2"/>
                        <w:szCs w:val="24"/>
                        <w:lang w:eastAsia="zh-CN" w:bidi="hi-IN"/>
                      </w:rPr>
                      <m:t>t</m:t>
                    </m:r>
                  </m:sub>
                </m:sSub>
                <m:r>
                  <w:rPr>
                    <w:rFonts w:ascii="Cambria Math" w:eastAsia="Noto Serif CJK SC" w:hAnsi="Cambria Math" w:cs="Times New Roman"/>
                    <w:color w:val="auto"/>
                    <w:kern w:val="2"/>
                    <w:szCs w:val="24"/>
                    <w:lang w:eastAsia="zh-CN" w:bidi="hi-IN"/>
                  </w:rPr>
                  <m:t xml:space="preserve">= </m:t>
                </m:r>
                <m:f>
                  <m:fPr>
                    <m:ctrlPr>
                      <w:rPr>
                        <w:rFonts w:ascii="Cambria Math" w:eastAsia="Noto Serif CJK SC" w:hAnsi="Cambria Math" w:cs="Times New Roman"/>
                        <w:i/>
                        <w:color w:val="auto"/>
                        <w:kern w:val="2"/>
                        <w:szCs w:val="24"/>
                        <w:lang w:eastAsia="zh-CN" w:bidi="hi-IN"/>
                      </w:rPr>
                    </m:ctrlPr>
                  </m:fPr>
                  <m:num>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μ</m:t>
                        </m:r>
                      </m:e>
                      <m:sub>
                        <m:r>
                          <w:rPr>
                            <w:rFonts w:ascii="Cambria Math" w:eastAsia="Noto Serif CJK SC" w:hAnsi="Cambria Math" w:cs="Times New Roman"/>
                            <w:color w:val="auto"/>
                            <w:kern w:val="2"/>
                            <w:szCs w:val="24"/>
                            <w:lang w:eastAsia="zh-CN" w:bidi="hi-IN"/>
                          </w:rPr>
                          <m:t>t</m:t>
                        </m:r>
                      </m:sub>
                    </m:sSub>
                  </m:num>
                  <m:den>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P</m:t>
                        </m:r>
                      </m:e>
                      <m:sub>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r</m:t>
                            </m:r>
                          </m:e>
                          <m:sub>
                            <m:r>
                              <w:rPr>
                                <w:rFonts w:ascii="Cambria Math" w:eastAsia="Noto Serif CJK SC" w:hAnsi="Cambria Math" w:cs="Times New Roman"/>
                                <w:color w:val="auto"/>
                                <w:kern w:val="2"/>
                                <w:szCs w:val="24"/>
                                <w:lang w:eastAsia="zh-CN" w:bidi="hi-IN"/>
                              </w:rPr>
                              <m:t xml:space="preserve">t </m:t>
                            </m:r>
                          </m:sub>
                        </m:sSub>
                      </m:sub>
                    </m:sSub>
                  </m:den>
                </m:f>
                <m:r>
                  <w:rPr>
                    <w:rFonts w:ascii="Cambria Math" w:eastAsia="Noto Serif CJK SC" w:hAnsi="Cambria Math" w:cs="Times New Roman"/>
                    <w:color w:val="auto"/>
                    <w:kern w:val="2"/>
                    <w:szCs w:val="24"/>
                    <w:lang w:eastAsia="zh-CN" w:bidi="hi-IN"/>
                  </w:rPr>
                  <m:t xml:space="preserve">                                                                 (12)</m:t>
                </m:r>
              </m:oMath>
            </m:oMathPara>
          </w:p>
        </w:tc>
      </w:tr>
      <w:tr w:rsidR="0055202A" w14:paraId="26A5CEDB" w14:textId="77777777" w:rsidTr="00490477">
        <w:tc>
          <w:tcPr>
            <w:tcW w:w="8990" w:type="dxa"/>
          </w:tcPr>
          <w:p w14:paraId="6E35F285" w14:textId="04A721E2" w:rsidR="0055202A" w:rsidRPr="00AA16CB" w:rsidRDefault="00000000" w:rsidP="00635F02">
            <w:pPr>
              <w:pStyle w:val="ListParagraph"/>
              <w:ind w:left="0"/>
              <w:rPr>
                <w:rFonts w:eastAsia="Noto Serif CJK SC" w:cs="Times New Roman"/>
                <w:color w:val="auto"/>
                <w:kern w:val="2"/>
                <w:szCs w:val="24"/>
                <w:lang w:eastAsia="zh-CN" w:bidi="hi-IN"/>
              </w:rPr>
            </w:pPr>
            <m:oMathPara>
              <m:oMathParaPr>
                <m:jc m:val="right"/>
              </m:oMathParaPr>
              <m:oMath>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μ</m:t>
                    </m:r>
                  </m:e>
                  <m:sub>
                    <m:r>
                      <w:rPr>
                        <w:rFonts w:ascii="Cambria Math" w:eastAsia="Noto Serif CJK SC" w:hAnsi="Cambria Math" w:cs="Times New Roman"/>
                        <w:color w:val="auto"/>
                        <w:kern w:val="2"/>
                        <w:szCs w:val="24"/>
                        <w:lang w:eastAsia="zh-CN" w:bidi="hi-IN"/>
                      </w:rPr>
                      <m:t>eff,k</m:t>
                    </m:r>
                  </m:sub>
                </m:sSub>
                <m:r>
                  <w:rPr>
                    <w:rFonts w:ascii="Cambria Math" w:eastAsia="Noto Serif CJK SC" w:hAnsi="Cambria Math" w:cs="Times New Roman"/>
                    <w:color w:val="auto"/>
                    <w:kern w:val="2"/>
                    <w:szCs w:val="24"/>
                    <w:lang w:eastAsia="zh-CN" w:bidi="hi-IN"/>
                  </w:rPr>
                  <m:t>=μ+</m:t>
                </m:r>
                <m:f>
                  <m:fPr>
                    <m:ctrlPr>
                      <w:rPr>
                        <w:rFonts w:ascii="Cambria Math" w:eastAsia="Noto Serif CJK SC" w:hAnsi="Cambria Math" w:cs="Times New Roman"/>
                        <w:i/>
                        <w:color w:val="auto"/>
                        <w:kern w:val="2"/>
                        <w:szCs w:val="24"/>
                        <w:lang w:eastAsia="zh-CN" w:bidi="hi-IN"/>
                      </w:rPr>
                    </m:ctrlPr>
                  </m:fPr>
                  <m:num>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μ</m:t>
                        </m:r>
                      </m:e>
                      <m:sub>
                        <m:r>
                          <w:rPr>
                            <w:rFonts w:ascii="Cambria Math" w:eastAsia="Noto Serif CJK SC" w:hAnsi="Cambria Math" w:cs="Times New Roman"/>
                            <w:color w:val="auto"/>
                            <w:kern w:val="2"/>
                            <w:szCs w:val="24"/>
                            <w:lang w:eastAsia="zh-CN" w:bidi="hi-IN"/>
                          </w:rPr>
                          <m:t>t</m:t>
                        </m:r>
                      </m:sub>
                    </m:sSub>
                  </m:num>
                  <m:den>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σ</m:t>
                        </m:r>
                      </m:e>
                      <m:sub>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k</m:t>
                            </m:r>
                          </m:e>
                          <m:sub>
                            <m:r>
                              <w:rPr>
                                <w:rFonts w:ascii="Cambria Math" w:eastAsia="Noto Serif CJK SC" w:hAnsi="Cambria Math" w:cs="Times New Roman"/>
                                <w:color w:val="auto"/>
                                <w:kern w:val="2"/>
                                <w:szCs w:val="24"/>
                                <w:lang w:eastAsia="zh-CN" w:bidi="hi-IN"/>
                              </w:rPr>
                              <m:t>1</m:t>
                            </m:r>
                          </m:sub>
                        </m:sSub>
                      </m:sub>
                    </m:sSub>
                  </m:den>
                </m:f>
                <m:r>
                  <w:rPr>
                    <w:rFonts w:ascii="Cambria Math" w:eastAsia="Noto Serif CJK SC" w:hAnsi="Cambria Math" w:cs="Times New Roman"/>
                    <w:color w:val="auto"/>
                    <w:kern w:val="2"/>
                    <w:szCs w:val="24"/>
                    <w:lang w:eastAsia="zh-CN" w:bidi="hi-IN"/>
                  </w:rPr>
                  <m:t xml:space="preserve">                                                        (13)</m:t>
                </m:r>
              </m:oMath>
            </m:oMathPara>
          </w:p>
        </w:tc>
      </w:tr>
      <w:tr w:rsidR="0055202A" w14:paraId="5B9A75BC" w14:textId="77777777" w:rsidTr="00490477">
        <w:tc>
          <w:tcPr>
            <w:tcW w:w="8990" w:type="dxa"/>
          </w:tcPr>
          <w:p w14:paraId="661F58B1" w14:textId="42F152B4" w:rsidR="0055202A" w:rsidRPr="00827E2D" w:rsidRDefault="00000000" w:rsidP="00635F02">
            <w:pPr>
              <w:pStyle w:val="ListParagraph"/>
              <w:ind w:left="0"/>
              <w:rPr>
                <w:rFonts w:eastAsia="Noto Serif CJK SC" w:cs="Times New Roman"/>
                <w:color w:val="auto"/>
                <w:kern w:val="2"/>
                <w:szCs w:val="24"/>
                <w:lang w:eastAsia="zh-CN" w:bidi="hi-IN"/>
              </w:rPr>
            </w:pPr>
            <m:oMathPara>
              <m:oMathParaPr>
                <m:jc m:val="right"/>
              </m:oMathParaPr>
              <m:oMath>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μ</m:t>
                    </m:r>
                  </m:e>
                  <m:sub>
                    <m:r>
                      <w:rPr>
                        <w:rFonts w:ascii="Cambria Math" w:eastAsia="Noto Serif CJK SC" w:hAnsi="Cambria Math" w:cs="Times New Roman"/>
                        <w:color w:val="auto"/>
                        <w:kern w:val="2"/>
                        <w:szCs w:val="24"/>
                        <w:lang w:eastAsia="zh-CN" w:bidi="hi-IN"/>
                      </w:rPr>
                      <m:t>eff,ω</m:t>
                    </m:r>
                  </m:sub>
                </m:sSub>
                <m:r>
                  <w:rPr>
                    <w:rFonts w:ascii="Cambria Math" w:eastAsia="Noto Serif CJK SC" w:hAnsi="Cambria Math" w:cs="Times New Roman"/>
                    <w:color w:val="auto"/>
                    <w:kern w:val="2"/>
                    <w:szCs w:val="24"/>
                    <w:lang w:eastAsia="zh-CN" w:bidi="hi-IN"/>
                  </w:rPr>
                  <m:t>=μ+</m:t>
                </m:r>
                <m:f>
                  <m:fPr>
                    <m:ctrlPr>
                      <w:rPr>
                        <w:rFonts w:ascii="Cambria Math" w:eastAsia="Noto Serif CJK SC" w:hAnsi="Cambria Math" w:cs="Times New Roman"/>
                        <w:i/>
                        <w:color w:val="auto"/>
                        <w:kern w:val="2"/>
                        <w:szCs w:val="24"/>
                        <w:lang w:eastAsia="zh-CN" w:bidi="hi-IN"/>
                      </w:rPr>
                    </m:ctrlPr>
                  </m:fPr>
                  <m:num>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μ</m:t>
                        </m:r>
                      </m:e>
                      <m:sub>
                        <m:r>
                          <w:rPr>
                            <w:rFonts w:ascii="Cambria Math" w:eastAsia="Noto Serif CJK SC" w:hAnsi="Cambria Math" w:cs="Times New Roman"/>
                            <w:color w:val="auto"/>
                            <w:kern w:val="2"/>
                            <w:szCs w:val="24"/>
                            <w:lang w:eastAsia="zh-CN" w:bidi="hi-IN"/>
                          </w:rPr>
                          <m:t>t</m:t>
                        </m:r>
                      </m:sub>
                    </m:sSub>
                  </m:num>
                  <m:den>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σ</m:t>
                        </m:r>
                      </m:e>
                      <m:sub>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ω</m:t>
                            </m:r>
                          </m:e>
                          <m:sub>
                            <m:r>
                              <w:rPr>
                                <w:rFonts w:ascii="Cambria Math" w:eastAsia="Noto Serif CJK SC" w:hAnsi="Cambria Math" w:cs="Times New Roman"/>
                                <w:color w:val="auto"/>
                                <w:kern w:val="2"/>
                                <w:szCs w:val="24"/>
                                <w:lang w:eastAsia="zh-CN" w:bidi="hi-IN"/>
                              </w:rPr>
                              <m:t>1</m:t>
                            </m:r>
                          </m:sub>
                        </m:sSub>
                      </m:sub>
                    </m:sSub>
                  </m:den>
                </m:f>
                <m:r>
                  <w:rPr>
                    <w:rFonts w:ascii="Cambria Math" w:eastAsia="Noto Serif CJK SC" w:hAnsi="Cambria Math" w:cs="Times New Roman"/>
                    <w:color w:val="auto"/>
                    <w:kern w:val="2"/>
                    <w:szCs w:val="24"/>
                    <w:lang w:eastAsia="zh-CN" w:bidi="hi-IN"/>
                  </w:rPr>
                  <m:t xml:space="preserve">                                                        (14)</m:t>
                </m:r>
              </m:oMath>
            </m:oMathPara>
          </w:p>
        </w:tc>
      </w:tr>
    </w:tbl>
    <w:p w14:paraId="117084A3" w14:textId="70CF3A2B" w:rsidR="00713CCB" w:rsidRDefault="007728AE" w:rsidP="00635F02">
      <w:pPr>
        <w:pStyle w:val="ListParagraph"/>
        <w:ind w:left="0"/>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t>T</w:t>
      </w:r>
      <w:r w:rsidR="00C15F24">
        <w:rPr>
          <w:rFonts w:eastAsia="Noto Serif CJK SC" w:cs="Times New Roman"/>
          <w:color w:val="auto"/>
          <w:kern w:val="2"/>
          <w:szCs w:val="24"/>
          <w:lang w:eastAsia="zh-CN" w:bidi="hi-IN"/>
        </w:rPr>
        <w:t>he thermophysical model,</w:t>
      </w:r>
      <w:r w:rsidR="002951EC">
        <w:rPr>
          <w:rFonts w:eastAsia="Noto Serif CJK SC" w:cs="Times New Roman"/>
          <w:color w:val="auto"/>
          <w:kern w:val="2"/>
          <w:szCs w:val="24"/>
          <w:lang w:eastAsia="zh-CN" w:bidi="hi-IN"/>
        </w:rPr>
        <w:t xml:space="preserve"> </w:t>
      </w:r>
      <w:r w:rsidR="002951EC" w:rsidRPr="002D1C95">
        <w:rPr>
          <w:rFonts w:eastAsia="Noto Serif CJK SC" w:cs="Times New Roman"/>
          <w:i/>
          <w:iCs/>
          <w:color w:val="auto"/>
          <w:kern w:val="2"/>
          <w:szCs w:val="24"/>
          <w:lang w:eastAsia="zh-CN" w:bidi="hi-IN"/>
        </w:rPr>
        <w:t>hePsiThermo</w:t>
      </w:r>
      <w:r w:rsidR="002951EC">
        <w:rPr>
          <w:rFonts w:eastAsia="Noto Serif CJK SC" w:cs="Times New Roman"/>
          <w:color w:val="auto"/>
          <w:kern w:val="2"/>
          <w:szCs w:val="24"/>
          <w:lang w:eastAsia="zh-CN" w:bidi="hi-IN"/>
        </w:rPr>
        <w:t>,</w:t>
      </w:r>
      <w:r w:rsidR="00C15F24">
        <w:rPr>
          <w:rFonts w:eastAsia="Noto Serif CJK SC" w:cs="Times New Roman"/>
          <w:color w:val="auto"/>
          <w:kern w:val="2"/>
          <w:szCs w:val="24"/>
          <w:lang w:eastAsia="zh-CN" w:bidi="hi-IN"/>
        </w:rPr>
        <w:t xml:space="preserve"> </w:t>
      </w:r>
      <w:r>
        <w:rPr>
          <w:rFonts w:eastAsia="Noto Serif CJK SC" w:cs="Times New Roman"/>
          <w:color w:val="auto"/>
          <w:kern w:val="2"/>
          <w:szCs w:val="24"/>
          <w:lang w:eastAsia="zh-CN" w:bidi="hi-IN"/>
        </w:rPr>
        <w:t>is</w:t>
      </w:r>
      <w:r w:rsidR="002661C0">
        <w:rPr>
          <w:rFonts w:eastAsia="Noto Serif CJK SC" w:cs="Times New Roman"/>
          <w:color w:val="auto"/>
          <w:kern w:val="2"/>
          <w:szCs w:val="24"/>
          <w:lang w:eastAsia="zh-CN" w:bidi="hi-IN"/>
        </w:rPr>
        <w:t xml:space="preserve"> pressure-temperature system</w:t>
      </w:r>
      <w:r w:rsidR="00A13134">
        <w:rPr>
          <w:rFonts w:eastAsia="Noto Serif CJK SC" w:cs="Times New Roman"/>
          <w:color w:val="auto"/>
          <w:kern w:val="2"/>
          <w:szCs w:val="24"/>
          <w:lang w:eastAsia="zh-CN" w:bidi="hi-IN"/>
        </w:rPr>
        <w:t xml:space="preserve">, based on compressibility, </w:t>
      </w:r>
      <w:r>
        <w:rPr>
          <w:rFonts w:eastAsia="Noto Serif CJK SC" w:cs="Times New Roman"/>
          <w:color w:val="auto"/>
          <w:kern w:val="2"/>
          <w:szCs w:val="24"/>
          <w:lang w:eastAsia="zh-CN" w:bidi="hi-IN"/>
        </w:rPr>
        <w:t xml:space="preserve">that is </w:t>
      </w:r>
      <w:r w:rsidR="002661C0">
        <w:rPr>
          <w:rFonts w:eastAsia="Noto Serif CJK SC" w:cs="Times New Roman"/>
          <w:color w:val="auto"/>
          <w:kern w:val="2"/>
          <w:szCs w:val="24"/>
          <w:lang w:eastAsia="zh-CN" w:bidi="hi-IN"/>
        </w:rPr>
        <w:t xml:space="preserve">constructed to describe </w:t>
      </w:r>
      <w:r w:rsidR="00185657">
        <w:rPr>
          <w:rFonts w:eastAsia="Noto Serif CJK SC" w:cs="Times New Roman"/>
          <w:color w:val="auto"/>
          <w:kern w:val="2"/>
          <w:szCs w:val="24"/>
          <w:lang w:eastAsia="zh-CN" w:bidi="hi-IN"/>
        </w:rPr>
        <w:t xml:space="preserve">the energy, heat, and physical properties </w:t>
      </w:r>
      <w:r w:rsidR="007C6E8B">
        <w:rPr>
          <w:rFonts w:eastAsia="Noto Serif CJK SC" w:cs="Times New Roman"/>
          <w:color w:val="auto"/>
          <w:kern w:val="2"/>
          <w:szCs w:val="24"/>
          <w:lang w:eastAsia="zh-CN" w:bidi="hi-IN"/>
        </w:rPr>
        <w:t>o</w:t>
      </w:r>
      <w:r w:rsidR="00312863">
        <w:rPr>
          <w:rFonts w:eastAsia="Noto Serif CJK SC" w:cs="Times New Roman"/>
          <w:color w:val="auto"/>
          <w:kern w:val="2"/>
          <w:szCs w:val="24"/>
          <w:lang w:eastAsia="zh-CN" w:bidi="hi-IN"/>
        </w:rPr>
        <w:t>f a fixed composition</w:t>
      </w:r>
      <w:r w:rsidR="00371E3B">
        <w:rPr>
          <w:rFonts w:eastAsia="Noto Serif CJK SC" w:cs="Times New Roman"/>
          <w:color w:val="auto"/>
          <w:kern w:val="2"/>
          <w:szCs w:val="24"/>
          <w:lang w:eastAsia="zh-CN" w:bidi="hi-IN"/>
        </w:rPr>
        <w:t>, or non-reacting, fluid</w:t>
      </w:r>
      <w:r w:rsidR="005E02EF">
        <w:rPr>
          <w:rFonts w:eastAsia="Noto Serif CJK SC" w:cs="Times New Roman"/>
          <w:color w:val="auto"/>
          <w:kern w:val="2"/>
          <w:szCs w:val="24"/>
          <w:lang w:eastAsia="zh-CN" w:bidi="hi-IN"/>
        </w:rPr>
        <w:t xml:space="preserve">. </w:t>
      </w:r>
      <w:r w:rsidR="00A04B56">
        <w:rPr>
          <w:rFonts w:eastAsia="Noto Serif CJK SC" w:cs="Times New Roman"/>
          <w:color w:val="auto"/>
          <w:kern w:val="2"/>
          <w:szCs w:val="24"/>
          <w:lang w:eastAsia="zh-CN" w:bidi="hi-IN"/>
        </w:rPr>
        <w:t xml:space="preserve">Within </w:t>
      </w:r>
      <w:r w:rsidR="00F228C2">
        <w:rPr>
          <w:rFonts w:eastAsia="Noto Serif CJK SC" w:cs="Times New Roman"/>
          <w:color w:val="auto"/>
          <w:kern w:val="2"/>
          <w:szCs w:val="24"/>
          <w:lang w:eastAsia="zh-CN" w:bidi="hi-IN"/>
        </w:rPr>
        <w:t>hePsiThermo</w:t>
      </w:r>
      <w:r w:rsidR="00A04B56">
        <w:rPr>
          <w:rFonts w:eastAsia="Noto Serif CJK SC" w:cs="Times New Roman"/>
          <w:color w:val="auto"/>
          <w:kern w:val="2"/>
          <w:szCs w:val="24"/>
          <w:lang w:eastAsia="zh-CN" w:bidi="hi-IN"/>
        </w:rPr>
        <w:t xml:space="preserve">, </w:t>
      </w:r>
      <w:r w:rsidR="00511689">
        <w:rPr>
          <w:rFonts w:eastAsia="Noto Serif CJK SC" w:cs="Times New Roman"/>
          <w:color w:val="auto"/>
          <w:kern w:val="2"/>
          <w:szCs w:val="24"/>
          <w:lang w:eastAsia="zh-CN" w:bidi="hi-IN"/>
        </w:rPr>
        <w:t>a</w:t>
      </w:r>
      <w:r w:rsidR="00A04B56">
        <w:rPr>
          <w:rFonts w:eastAsia="Noto Serif CJK SC" w:cs="Times New Roman"/>
          <w:color w:val="auto"/>
          <w:kern w:val="2"/>
          <w:szCs w:val="24"/>
          <w:lang w:eastAsia="zh-CN" w:bidi="hi-IN"/>
        </w:rPr>
        <w:t xml:space="preserve"> transport</w:t>
      </w:r>
      <w:r w:rsidR="00F228C2">
        <w:rPr>
          <w:rFonts w:eastAsia="Noto Serif CJK SC" w:cs="Times New Roman"/>
          <w:color w:val="auto"/>
          <w:kern w:val="2"/>
          <w:szCs w:val="24"/>
          <w:lang w:eastAsia="zh-CN" w:bidi="hi-IN"/>
        </w:rPr>
        <w:t xml:space="preserve"> model </w:t>
      </w:r>
      <w:r w:rsidR="00986FC6">
        <w:rPr>
          <w:rFonts w:eastAsia="Noto Serif CJK SC" w:cs="Times New Roman"/>
          <w:color w:val="auto"/>
          <w:kern w:val="2"/>
          <w:szCs w:val="24"/>
          <w:lang w:eastAsia="zh-CN" w:bidi="hi-IN"/>
        </w:rPr>
        <w:t xml:space="preserve">used for internal energy and enthalpy </w:t>
      </w:r>
      <w:r w:rsidR="00386CDB">
        <w:rPr>
          <w:rFonts w:eastAsia="Noto Serif CJK SC" w:cs="Times New Roman"/>
          <w:color w:val="auto"/>
          <w:kern w:val="2"/>
          <w:szCs w:val="24"/>
          <w:lang w:eastAsia="zh-CN" w:bidi="hi-IN"/>
        </w:rPr>
        <w:t>calculations</w:t>
      </w:r>
      <w:r w:rsidR="00986FC6">
        <w:rPr>
          <w:rFonts w:eastAsia="Noto Serif CJK SC" w:cs="Times New Roman"/>
          <w:color w:val="auto"/>
          <w:kern w:val="2"/>
          <w:szCs w:val="24"/>
          <w:lang w:eastAsia="zh-CN" w:bidi="hi-IN"/>
        </w:rPr>
        <w:t xml:space="preserve"> </w:t>
      </w:r>
      <w:r w:rsidR="006C27C5">
        <w:rPr>
          <w:rFonts w:eastAsia="Noto Serif CJK SC" w:cs="Times New Roman"/>
          <w:color w:val="auto"/>
          <w:kern w:val="2"/>
          <w:szCs w:val="24"/>
          <w:lang w:eastAsia="zh-CN" w:bidi="hi-IN"/>
        </w:rPr>
        <w:t xml:space="preserve">is configured </w:t>
      </w:r>
      <w:r w:rsidR="00986FC6">
        <w:rPr>
          <w:rFonts w:eastAsia="Noto Serif CJK SC" w:cs="Times New Roman"/>
          <w:color w:val="auto"/>
          <w:kern w:val="2"/>
          <w:szCs w:val="24"/>
          <w:lang w:eastAsia="zh-CN" w:bidi="hi-IN"/>
        </w:rPr>
        <w:t>to assume constant</w:t>
      </w:r>
      <w:r w:rsidR="00386CDB">
        <w:rPr>
          <w:rFonts w:eastAsia="Noto Serif CJK SC" w:cs="Times New Roman"/>
          <w:color w:val="auto"/>
          <w:kern w:val="2"/>
          <w:szCs w:val="24"/>
          <w:lang w:eastAsia="zh-CN" w:bidi="hi-IN"/>
        </w:rPr>
        <w:t xml:space="preserve"> dynamic viscosity </w:t>
      </w:r>
      <w:r w:rsidR="00F737FA" w:rsidRPr="00F737FA">
        <w:rPr>
          <w:rFonts w:eastAsia="Noto Serif CJK SC" w:cs="Times New Roman"/>
          <w:i/>
          <w:iCs/>
          <w:color w:val="auto"/>
          <w:kern w:val="2"/>
          <w:szCs w:val="24"/>
          <w:lang w:eastAsia="zh-CN" w:bidi="hi-IN"/>
        </w:rPr>
        <w:t>μ</w:t>
      </w:r>
      <w:r w:rsidR="00511689">
        <w:rPr>
          <w:rFonts w:eastAsia="Noto Serif CJK SC" w:cs="Times New Roman"/>
          <w:color w:val="auto"/>
          <w:kern w:val="2"/>
          <w:szCs w:val="24"/>
          <w:lang w:eastAsia="zh-CN" w:bidi="hi-IN"/>
        </w:rPr>
        <w:t xml:space="preserve">, and the </w:t>
      </w:r>
      <w:r w:rsidR="00986FC6">
        <w:rPr>
          <w:rFonts w:eastAsia="Noto Serif CJK SC" w:cs="Times New Roman"/>
          <w:color w:val="auto"/>
          <w:kern w:val="2"/>
          <w:szCs w:val="24"/>
          <w:lang w:eastAsia="zh-CN" w:bidi="hi-IN"/>
        </w:rPr>
        <w:t xml:space="preserve">thermal conductivity </w:t>
      </w:r>
      <w:r w:rsidR="00BA1289" w:rsidRPr="00BA1289">
        <w:rPr>
          <w:rFonts w:eastAsia="Noto Serif CJK SC" w:cs="Times New Roman"/>
          <w:i/>
          <w:iCs/>
          <w:color w:val="auto"/>
          <w:kern w:val="2"/>
          <w:szCs w:val="24"/>
          <w:lang w:eastAsia="zh-CN" w:bidi="hi-IN"/>
        </w:rPr>
        <w:t>Κ</w:t>
      </w:r>
      <w:r w:rsidR="00A04B56" w:rsidRPr="00BA1289">
        <w:rPr>
          <w:rFonts w:eastAsia="Noto Serif CJK SC" w:cs="Times New Roman"/>
          <w:i/>
          <w:iCs/>
          <w:color w:val="auto"/>
          <w:kern w:val="2"/>
          <w:szCs w:val="24"/>
          <w:lang w:eastAsia="zh-CN" w:bidi="hi-IN"/>
        </w:rPr>
        <w:t xml:space="preserve"> </w:t>
      </w:r>
      <w:r w:rsidR="00511689">
        <w:rPr>
          <w:rFonts w:eastAsia="Noto Serif CJK SC" w:cs="Times New Roman"/>
          <w:color w:val="auto"/>
          <w:kern w:val="2"/>
          <w:szCs w:val="24"/>
          <w:lang w:eastAsia="zh-CN" w:bidi="hi-IN"/>
        </w:rPr>
        <w:t>is determined by the Prandtl number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0"/>
      </w:tblGrid>
      <w:tr w:rsidR="00D8617B" w14:paraId="0D35D6D8" w14:textId="77777777" w:rsidTr="00490477">
        <w:tc>
          <w:tcPr>
            <w:tcW w:w="8990" w:type="dxa"/>
          </w:tcPr>
          <w:p w14:paraId="6A0998BF" w14:textId="07C71D93" w:rsidR="00D8617B" w:rsidRPr="008325EC" w:rsidRDefault="00000000" w:rsidP="00635F02">
            <w:pPr>
              <w:pStyle w:val="ListParagraph"/>
              <w:ind w:left="0"/>
              <w:rPr>
                <w:rFonts w:eastAsia="Noto Serif CJK SC" w:cs="Times New Roman"/>
                <w:color w:val="auto"/>
                <w:kern w:val="2"/>
                <w:szCs w:val="24"/>
                <w:lang w:eastAsia="zh-CN" w:bidi="hi-IN"/>
              </w:rPr>
            </w:pPr>
            <m:oMathPara>
              <m:oMathParaPr>
                <m:jc m:val="right"/>
              </m:oMathParaPr>
              <m:oMath>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P</m:t>
                    </m:r>
                  </m:e>
                  <m:sub>
                    <m:r>
                      <w:rPr>
                        <w:rFonts w:ascii="Cambria Math" w:eastAsia="Noto Serif CJK SC" w:hAnsi="Cambria Math" w:cs="Times New Roman"/>
                        <w:color w:val="auto"/>
                        <w:kern w:val="2"/>
                        <w:szCs w:val="24"/>
                        <w:lang w:eastAsia="zh-CN" w:bidi="hi-IN"/>
                      </w:rPr>
                      <m:t>r</m:t>
                    </m:r>
                  </m:sub>
                </m:sSub>
                <m:r>
                  <w:rPr>
                    <w:rFonts w:ascii="Cambria Math" w:eastAsia="Noto Serif CJK SC" w:hAnsi="Cambria Math" w:cs="Times New Roman"/>
                    <w:color w:val="auto"/>
                    <w:kern w:val="2"/>
                    <w:szCs w:val="24"/>
                    <w:lang w:eastAsia="zh-CN" w:bidi="hi-IN"/>
                  </w:rPr>
                  <m:t xml:space="preserve">= </m:t>
                </m:r>
                <m:f>
                  <m:fPr>
                    <m:ctrlPr>
                      <w:rPr>
                        <w:rFonts w:ascii="Cambria Math" w:eastAsia="Noto Serif CJK SC" w:hAnsi="Cambria Math" w:cs="Times New Roman"/>
                        <w:i/>
                        <w:color w:val="auto"/>
                        <w:kern w:val="2"/>
                        <w:szCs w:val="24"/>
                        <w:lang w:eastAsia="zh-CN" w:bidi="hi-IN"/>
                      </w:rPr>
                    </m:ctrlPr>
                  </m:fPr>
                  <m:num>
                    <m:sSub>
                      <m:sSubPr>
                        <m:ctrlPr>
                          <w:rPr>
                            <w:rFonts w:ascii="Cambria Math" w:eastAsia="Noto Serif CJK SC" w:hAnsi="Cambria Math" w:cs="Times New Roman"/>
                            <w:i/>
                            <w:color w:val="auto"/>
                            <w:kern w:val="2"/>
                            <w:szCs w:val="24"/>
                            <w:lang w:eastAsia="zh-CN" w:bidi="hi-IN"/>
                          </w:rPr>
                        </m:ctrlPr>
                      </m:sSubPr>
                      <m:e>
                        <m:r>
                          <w:rPr>
                            <w:rFonts w:ascii="Cambria Math" w:eastAsia="Noto Serif CJK SC" w:hAnsi="Cambria Math" w:cs="Times New Roman"/>
                            <w:color w:val="auto"/>
                            <w:kern w:val="2"/>
                            <w:szCs w:val="24"/>
                            <w:lang w:eastAsia="zh-CN" w:bidi="hi-IN"/>
                          </w:rPr>
                          <m:t>C</m:t>
                        </m:r>
                      </m:e>
                      <m:sub>
                        <m:r>
                          <w:rPr>
                            <w:rFonts w:ascii="Cambria Math" w:eastAsia="Noto Serif CJK SC" w:hAnsi="Cambria Math" w:cs="Times New Roman"/>
                            <w:color w:val="auto"/>
                            <w:kern w:val="2"/>
                            <w:szCs w:val="24"/>
                            <w:lang w:eastAsia="zh-CN" w:bidi="hi-IN"/>
                          </w:rPr>
                          <m:t>p</m:t>
                        </m:r>
                      </m:sub>
                    </m:sSub>
                    <m:r>
                      <w:rPr>
                        <w:rFonts w:ascii="Cambria Math" w:eastAsia="Noto Serif CJK SC" w:hAnsi="Cambria Math" w:cs="Times New Roman"/>
                        <w:color w:val="auto"/>
                        <w:kern w:val="2"/>
                        <w:szCs w:val="24"/>
                        <w:lang w:eastAsia="zh-CN" w:bidi="hi-IN"/>
                      </w:rPr>
                      <m:t>μ</m:t>
                    </m:r>
                  </m:num>
                  <m:den>
                    <m:r>
                      <w:rPr>
                        <w:rFonts w:ascii="Cambria Math" w:eastAsia="Noto Serif CJK SC" w:hAnsi="Cambria Math" w:cs="Times New Roman"/>
                        <w:color w:val="auto"/>
                        <w:kern w:val="2"/>
                        <w:szCs w:val="24"/>
                        <w:lang w:eastAsia="zh-CN" w:bidi="hi-IN"/>
                      </w:rPr>
                      <m:t>κ</m:t>
                    </m:r>
                  </m:den>
                </m:f>
                <m:r>
                  <w:rPr>
                    <w:rFonts w:ascii="Cambria Math" w:eastAsia="Noto Serif CJK SC" w:hAnsi="Cambria Math" w:cs="Times New Roman"/>
                    <w:color w:val="auto"/>
                    <w:kern w:val="2"/>
                    <w:szCs w:val="24"/>
                    <w:lang w:eastAsia="zh-CN" w:bidi="hi-IN"/>
                  </w:rPr>
                  <m:t xml:space="preserve">                                                            (15)</m:t>
                </m:r>
              </m:oMath>
            </m:oMathPara>
          </w:p>
        </w:tc>
      </w:tr>
    </w:tbl>
    <w:p w14:paraId="58F78672" w14:textId="1A691B8B" w:rsidR="00D8617B" w:rsidRPr="00511689" w:rsidRDefault="0084629C" w:rsidP="00635F02">
      <w:pPr>
        <w:pStyle w:val="ListParagraph"/>
        <w:ind w:left="0"/>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t>T</w:t>
      </w:r>
      <w:r w:rsidR="0064380C">
        <w:rPr>
          <w:rFonts w:eastAsia="Noto Serif CJK SC" w:cs="Times New Roman"/>
          <w:color w:val="auto"/>
          <w:kern w:val="2"/>
          <w:szCs w:val="24"/>
          <w:lang w:eastAsia="zh-CN" w:bidi="hi-IN"/>
        </w:rPr>
        <w:t xml:space="preserve">he model </w:t>
      </w:r>
      <w:r w:rsidR="00E50A08">
        <w:rPr>
          <w:rFonts w:eastAsia="Noto Serif CJK SC" w:cs="Times New Roman"/>
          <w:color w:val="auto"/>
          <w:kern w:val="2"/>
          <w:szCs w:val="24"/>
          <w:lang w:eastAsia="zh-CN" w:bidi="hi-IN"/>
        </w:rPr>
        <w:t>is configured to assume</w:t>
      </w:r>
      <w:r w:rsidR="0064380C">
        <w:rPr>
          <w:rFonts w:eastAsia="Noto Serif CJK SC" w:cs="Times New Roman"/>
          <w:color w:val="auto"/>
          <w:kern w:val="2"/>
          <w:szCs w:val="24"/>
          <w:lang w:eastAsia="zh-CN" w:bidi="hi-IN"/>
        </w:rPr>
        <w:t xml:space="preserve"> a constant specific heat and heat of </w:t>
      </w:r>
      <w:r>
        <w:rPr>
          <w:rFonts w:eastAsia="Noto Serif CJK SC" w:cs="Times New Roman"/>
          <w:color w:val="auto"/>
          <w:kern w:val="2"/>
          <w:szCs w:val="24"/>
          <w:lang w:eastAsia="zh-CN" w:bidi="hi-IN"/>
        </w:rPr>
        <w:t xml:space="preserve">fusion, as well as, </w:t>
      </w:r>
      <w:r w:rsidR="00C6528F">
        <w:rPr>
          <w:rFonts w:eastAsia="Noto Serif CJK SC" w:cs="Times New Roman"/>
          <w:color w:val="auto"/>
          <w:kern w:val="2"/>
          <w:szCs w:val="24"/>
          <w:lang w:eastAsia="zh-CN" w:bidi="hi-IN"/>
        </w:rPr>
        <w:t xml:space="preserve">the equation of state for a perfect gas, defined in (4). </w:t>
      </w:r>
      <w:r w:rsidR="002D00C1">
        <w:rPr>
          <w:rFonts w:eastAsia="Noto Serif CJK SC" w:cs="Times New Roman"/>
          <w:color w:val="auto"/>
          <w:kern w:val="2"/>
          <w:szCs w:val="24"/>
          <w:lang w:eastAsia="zh-CN" w:bidi="hi-IN"/>
        </w:rPr>
        <w:t>The species of the fluid to be modeled is set by the molecular weight</w:t>
      </w:r>
      <w:r w:rsidR="00D36BC6">
        <w:rPr>
          <w:rFonts w:eastAsia="Noto Serif CJK SC" w:cs="Times New Roman"/>
          <w:color w:val="auto"/>
          <w:kern w:val="2"/>
          <w:szCs w:val="24"/>
          <w:lang w:eastAsia="zh-CN" w:bidi="hi-IN"/>
        </w:rPr>
        <w:t xml:space="preserve">, which is configured to air at room temperature. Each parameter set is included within the </w:t>
      </w:r>
      <w:r w:rsidR="00D36BC6" w:rsidRPr="00D36BC6">
        <w:rPr>
          <w:rFonts w:eastAsia="Noto Serif CJK SC" w:cs="Times New Roman"/>
          <w:i/>
          <w:iCs/>
          <w:color w:val="auto"/>
          <w:kern w:val="2"/>
          <w:szCs w:val="24"/>
          <w:lang w:eastAsia="zh-CN" w:bidi="hi-IN"/>
        </w:rPr>
        <w:t>thermophysicalProperties</w:t>
      </w:r>
      <w:r w:rsidR="00D36BC6">
        <w:rPr>
          <w:rFonts w:eastAsia="Noto Serif CJK SC" w:cs="Times New Roman"/>
          <w:color w:val="auto"/>
          <w:kern w:val="2"/>
          <w:szCs w:val="24"/>
          <w:lang w:eastAsia="zh-CN" w:bidi="hi-IN"/>
        </w:rPr>
        <w:t xml:space="preserve"> files within the case directory and can be found in </w:t>
      </w:r>
      <w:r w:rsidR="00D36BC6" w:rsidRPr="00D36BC6">
        <w:rPr>
          <w:rFonts w:eastAsia="Noto Serif CJK SC" w:cs="Times New Roman"/>
          <w:color w:val="auto"/>
          <w:kern w:val="2"/>
          <w:szCs w:val="24"/>
          <w:highlight w:val="cyan"/>
          <w:lang w:eastAsia="zh-CN" w:bidi="hi-IN"/>
        </w:rPr>
        <w:t>Appendix B</w:t>
      </w:r>
      <w:r w:rsidR="00D36BC6">
        <w:rPr>
          <w:rFonts w:eastAsia="Noto Serif CJK SC" w:cs="Times New Roman"/>
          <w:color w:val="auto"/>
          <w:kern w:val="2"/>
          <w:szCs w:val="24"/>
          <w:lang w:eastAsia="zh-CN" w:bidi="hi-IN"/>
        </w:rPr>
        <w:t>.</w:t>
      </w:r>
    </w:p>
    <w:p w14:paraId="2AFD705A" w14:textId="55CA0E1D" w:rsidR="00AF21E0" w:rsidRPr="00090F04" w:rsidRDefault="00337308" w:rsidP="002D7698">
      <w:pPr>
        <w:jc w:val="center"/>
        <w:rPr>
          <w:rFonts w:eastAsia="Noto Serif CJK SC" w:cs="Times New Roman"/>
          <w:color w:val="auto"/>
          <w:kern w:val="2"/>
          <w:szCs w:val="24"/>
          <w:lang w:eastAsia="zh-CN" w:bidi="hi-IN"/>
        </w:rPr>
      </w:pPr>
      <w:r>
        <w:rPr>
          <w:rFonts w:eastAsia="Noto Serif CJK SC" w:cs="Times New Roman"/>
          <w:color w:val="auto"/>
          <w:kern w:val="2"/>
          <w:szCs w:val="24"/>
          <w:lang w:eastAsia="zh-CN" w:bidi="hi-IN"/>
        </w:rPr>
        <w:t>OPENFOAM – LAGRANGIAN PARTICLE TRACKING</w:t>
      </w:r>
      <w:commentRangeStart w:id="69"/>
    </w:p>
    <w:p w14:paraId="31C74219" w14:textId="53119A33" w:rsidR="00AF21E0" w:rsidRPr="00090F04" w:rsidRDefault="00AF21E0" w:rsidP="00090F04">
      <w:pPr>
        <w:rPr>
          <w:rFonts w:eastAsia="Noto Serif CJK SC" w:cs="Times New Roman"/>
          <w:color w:val="auto"/>
          <w:kern w:val="2"/>
          <w:szCs w:val="24"/>
          <w:lang w:eastAsia="zh-CN" w:bidi="hi-IN"/>
        </w:rPr>
      </w:pPr>
      <w:r w:rsidRPr="00090F04">
        <w:rPr>
          <w:rFonts w:eastAsia="Noto Serif CJK SC" w:cs="Times New Roman"/>
          <w:color w:val="auto"/>
          <w:kern w:val="2"/>
          <w:szCs w:val="24"/>
          <w:lang w:eastAsia="zh-CN" w:bidi="hi-IN"/>
        </w:rPr>
        <w:tab/>
        <w:t xml:space="preserve">Along with analysis into the streamlines around the P-3 pylon assembly calculated from the </w:t>
      </w:r>
      <w:r w:rsidRPr="00090F04">
        <w:rPr>
          <w:rFonts w:eastAsia="Noto Serif CJK SC" w:cs="Times New Roman"/>
          <w:i/>
          <w:iCs/>
          <w:color w:val="auto"/>
          <w:kern w:val="2"/>
          <w:szCs w:val="24"/>
          <w:lang w:eastAsia="zh-CN" w:bidi="hi-IN"/>
        </w:rPr>
        <w:t xml:space="preserve">rhoSimpleFoam </w:t>
      </w:r>
      <w:r w:rsidRPr="00090F04">
        <w:rPr>
          <w:rFonts w:eastAsia="Noto Serif CJK SC" w:cs="Times New Roman"/>
          <w:color w:val="auto"/>
          <w:kern w:val="2"/>
          <w:szCs w:val="24"/>
          <w:lang w:eastAsia="zh-CN" w:bidi="hi-IN"/>
        </w:rPr>
        <w:t xml:space="preserve">solution, the sampling efficiency at the instrument sampling location is needed. As in </w:t>
      </w:r>
      <w:r w:rsidRPr="0064069E">
        <w:rPr>
          <w:rFonts w:eastAsia="Noto Serif CJK SC" w:cs="Times New Roman"/>
          <w:color w:val="auto"/>
          <w:kern w:val="2"/>
          <w:szCs w:val="24"/>
          <w:highlight w:val="yellow"/>
          <w:lang w:eastAsia="zh-CN" w:bidi="hi-IN"/>
        </w:rPr>
        <w:t>Norment (1988)</w:t>
      </w:r>
      <w:r w:rsidRPr="00090F04">
        <w:rPr>
          <w:rFonts w:eastAsia="Noto Serif CJK SC" w:cs="Times New Roman"/>
          <w:color w:val="auto"/>
          <w:kern w:val="2"/>
          <w:szCs w:val="24"/>
          <w:lang w:eastAsia="zh-CN" w:bidi="hi-IN"/>
        </w:rPr>
        <w:t xml:space="preserve"> and </w:t>
      </w:r>
      <w:r w:rsidRPr="0064069E">
        <w:rPr>
          <w:rFonts w:eastAsia="Noto Serif CJK SC" w:cs="Times New Roman"/>
          <w:color w:val="auto"/>
          <w:kern w:val="2"/>
          <w:szCs w:val="24"/>
          <w:highlight w:val="yellow"/>
          <w:lang w:eastAsia="zh-CN" w:bidi="hi-IN"/>
        </w:rPr>
        <w:t>Spanu et al. (2020)</w:t>
      </w:r>
      <w:r w:rsidRPr="00090F04">
        <w:rPr>
          <w:rFonts w:eastAsia="Noto Serif CJK SC" w:cs="Times New Roman"/>
          <w:color w:val="auto"/>
          <w:kern w:val="2"/>
          <w:szCs w:val="24"/>
          <w:lang w:eastAsia="zh-CN" w:bidi="hi-IN"/>
        </w:rPr>
        <w:t xml:space="preserve">, the sampling efficiency is calculated to be the concentration of droplets at the sampling location compared to the droplet concentration at the domain border. In order to accurately calculate sampling efficiency for the pylon assembly, solutions to describe particle motion within the compressible flow solutions are needed. As in </w:t>
      </w:r>
      <w:r w:rsidRPr="0064069E">
        <w:rPr>
          <w:rFonts w:eastAsia="Noto Serif CJK SC" w:cs="Times New Roman"/>
          <w:color w:val="auto"/>
          <w:kern w:val="2"/>
          <w:szCs w:val="24"/>
          <w:highlight w:val="yellow"/>
          <w:lang w:eastAsia="zh-CN" w:bidi="hi-IN"/>
        </w:rPr>
        <w:t>Spanu et al. (2020)</w:t>
      </w:r>
      <w:r w:rsidRPr="00090F04">
        <w:rPr>
          <w:rFonts w:eastAsia="Noto Serif CJK SC" w:cs="Times New Roman"/>
          <w:color w:val="auto"/>
          <w:kern w:val="2"/>
          <w:szCs w:val="24"/>
          <w:lang w:eastAsia="zh-CN" w:bidi="hi-IN"/>
        </w:rPr>
        <w:t xml:space="preserve">, an Eulerian-Lagrangian approach will be undertaken to solve for one-way coupling of multi-phase flow. </w:t>
      </w:r>
      <w:r w:rsidRPr="00090F04">
        <w:rPr>
          <w:rFonts w:eastAsia="Noto Serif CJK SC" w:cs="Times New Roman"/>
          <w:i/>
          <w:iCs/>
          <w:color w:val="auto"/>
          <w:kern w:val="2"/>
          <w:szCs w:val="24"/>
          <w:lang w:eastAsia="zh-CN" w:bidi="hi-IN"/>
        </w:rPr>
        <w:t xml:space="preserve">RhoSimpleFoam </w:t>
      </w:r>
      <w:r w:rsidRPr="00090F04">
        <w:rPr>
          <w:rFonts w:eastAsia="Noto Serif CJK SC" w:cs="Times New Roman"/>
          <w:color w:val="auto"/>
          <w:kern w:val="2"/>
          <w:szCs w:val="24"/>
          <w:lang w:eastAsia="zh-CN" w:bidi="hi-IN"/>
        </w:rPr>
        <w:t xml:space="preserve">will be used to calculate a solution </w:t>
      </w:r>
      <w:r w:rsidRPr="00090F04">
        <w:rPr>
          <w:rFonts w:eastAsia="Noto Serif CJK SC" w:cs="Times New Roman"/>
          <w:color w:val="auto"/>
          <w:kern w:val="2"/>
          <w:szCs w:val="24"/>
          <w:lang w:eastAsia="zh-CN" w:bidi="hi-IN"/>
        </w:rPr>
        <w:lastRenderedPageBreak/>
        <w:t xml:space="preserve">of the fluid phase (i.e. freesteam air), while a Lagrangian particle solver, </w:t>
      </w:r>
      <w:r w:rsidRPr="00090F04">
        <w:rPr>
          <w:rFonts w:eastAsia="Noto Serif CJK SC" w:cs="Times New Roman"/>
          <w:i/>
          <w:iCs/>
          <w:color w:val="auto"/>
          <w:kern w:val="2"/>
          <w:szCs w:val="24"/>
          <w:lang w:eastAsia="zh-CN" w:bidi="hi-IN"/>
        </w:rPr>
        <w:t xml:space="preserve">simpleReactingParcleFoam, </w:t>
      </w:r>
      <w:r w:rsidRPr="00090F04">
        <w:rPr>
          <w:rFonts w:eastAsia="Noto Serif CJK SC" w:cs="Times New Roman"/>
          <w:color w:val="auto"/>
          <w:kern w:val="2"/>
          <w:szCs w:val="24"/>
          <w:lang w:eastAsia="zh-CN" w:bidi="hi-IN"/>
        </w:rPr>
        <w:t>will be used to calculate the Newtonian forces upon a particulate phase (i.e. water hydrometers). We will assume a one-way coupling of the multi-phase flows, such that only flow-induced drag forces and gravity are acting on the particles. The influence of particle to particle interactions on the fluid will not be considered. To help verify these simulations, droplet concentrations for a range of aircraft speeds, flight levels, and angle of attacks will be compared with the measured CDP data from ORACLES-2018.</w:t>
      </w:r>
      <w:commentRangeEnd w:id="69"/>
      <w:r w:rsidR="00895A12">
        <w:rPr>
          <w:rStyle w:val="CommentReference"/>
        </w:rPr>
        <w:commentReference w:id="69"/>
      </w:r>
    </w:p>
    <w:p w14:paraId="6BA17528" w14:textId="4029CA8E" w:rsidR="00A075B7" w:rsidRDefault="00713A56" w:rsidP="00FE1FDD">
      <w:pPr>
        <w:spacing w:after="160" w:line="259" w:lineRule="auto"/>
        <w:jc w:val="center"/>
      </w:pPr>
      <w:r>
        <w:t>OPENFOAM – CASE DIRECTORY</w:t>
      </w:r>
    </w:p>
    <w:p w14:paraId="4D30C44B" w14:textId="3AFF412E" w:rsidR="00080191" w:rsidRDefault="00B36F82" w:rsidP="00CE2985">
      <w:pPr>
        <w:ind w:firstLine="720"/>
        <w:rPr>
          <w:rFonts w:cs="Times New Roman"/>
        </w:rPr>
      </w:pPr>
      <w:r>
        <w:t xml:space="preserve">The structure of the </w:t>
      </w:r>
      <w:r w:rsidR="00645706">
        <w:t>case directory for the compressible flow sim</w:t>
      </w:r>
      <w:r w:rsidR="002907F7">
        <w:t xml:space="preserve">ulations </w:t>
      </w:r>
      <w:r w:rsidR="0025498A">
        <w:t>of</w:t>
      </w:r>
      <w:r w:rsidR="002907F7">
        <w:t xml:space="preserve"> the NASA P-3 aircraft is</w:t>
      </w:r>
      <w:r w:rsidR="00347B2E">
        <w:t xml:space="preserve"> described in </w:t>
      </w:r>
      <w:r w:rsidR="00347B2E" w:rsidRPr="00347B2E">
        <w:rPr>
          <w:highlight w:val="cyan"/>
        </w:rPr>
        <w:t>Figure</w:t>
      </w:r>
      <w:r w:rsidR="00424C32">
        <w:rPr>
          <w:highlight w:val="cyan"/>
        </w:rPr>
        <w:t xml:space="preserve"> 5</w:t>
      </w:r>
      <w:r w:rsidR="0025498A">
        <w:t xml:space="preserve">. </w:t>
      </w:r>
      <w:r w:rsidR="001E6A34">
        <w:t>To</w:t>
      </w:r>
      <w:r w:rsidR="0025498A">
        <w:t xml:space="preserve"> differentiate between cases, each case is structured to contain the airframe, specific pylon, version number, </w:t>
      </w:r>
      <w:r w:rsidR="00237460">
        <w:t xml:space="preserve">and selected airspeed, angle of attack, pressure and temperature </w:t>
      </w:r>
      <w:r w:rsidR="00C14FA2">
        <w:t xml:space="preserve">within the name of the directory. </w:t>
      </w:r>
      <w:r w:rsidR="00A624AA">
        <w:t>The environmental parameters (e.g. pressure, temperature</w:t>
      </w:r>
      <w:r w:rsidR="00CC6B28">
        <w:t xml:space="preserve">, </w:t>
      </w:r>
      <w:r w:rsidR="00A624AA">
        <w:t>velocity</w:t>
      </w:r>
      <w:r w:rsidR="00CC6B28">
        <w:t xml:space="preserve">, turbulent kinetic energy </w:t>
      </w:r>
      <w:r w:rsidR="00CC6B28" w:rsidRPr="00CC6B28">
        <w:rPr>
          <w:i/>
          <w:iCs/>
        </w:rPr>
        <w:t>k</w:t>
      </w:r>
      <w:r w:rsidR="00CC6B28">
        <w:t xml:space="preserve"> and specific turbulence dissipation </w:t>
      </w:r>
      <w:r w:rsidR="00CC6B28" w:rsidRPr="00CC6B28">
        <w:rPr>
          <w:rFonts w:cs="Times New Roman"/>
          <w:i/>
          <w:iCs/>
        </w:rPr>
        <w:t>ω</w:t>
      </w:r>
      <w:r w:rsidR="00A624AA">
        <w:t xml:space="preserve">) are each defined in their respective </w:t>
      </w:r>
      <w:r w:rsidR="00BC72AF">
        <w:t xml:space="preserve">files underneath the initial time directory, </w:t>
      </w:r>
      <w:r w:rsidR="00BC72AF" w:rsidRPr="00BC72AF">
        <w:rPr>
          <w:i/>
          <w:iCs/>
        </w:rPr>
        <w:t>0</w:t>
      </w:r>
      <w:r w:rsidR="00BC72AF">
        <w:t xml:space="preserve">. </w:t>
      </w:r>
      <w:r w:rsidR="003633DD">
        <w:t xml:space="preserve">For the velocity file </w:t>
      </w:r>
      <w:r w:rsidR="003633DD" w:rsidRPr="003633DD">
        <w:rPr>
          <w:i/>
          <w:iCs/>
        </w:rPr>
        <w:t>U</w:t>
      </w:r>
      <w:r w:rsidR="00C852EE">
        <w:t xml:space="preserve">, </w:t>
      </w:r>
      <w:r w:rsidR="0045175A">
        <w:t xml:space="preserve">the </w:t>
      </w:r>
      <w:r w:rsidR="00586E23">
        <w:t>three dimensional velocity components</w:t>
      </w:r>
      <w:r w:rsidR="0045175A">
        <w:t xml:space="preserve"> of the inlet patch is set</w:t>
      </w:r>
      <w:r w:rsidR="00AF3A4D">
        <w:t xml:space="preserve"> in meters per second</w:t>
      </w:r>
      <w:r w:rsidR="0045175A">
        <w:t xml:space="preserve">, along with the boundary conditions for the volume and surface meshes. For the volume mesh, described by the </w:t>
      </w:r>
      <w:r w:rsidR="00A17634">
        <w:t xml:space="preserve">variable </w:t>
      </w:r>
      <w:r w:rsidR="0045175A" w:rsidRPr="0045175A">
        <w:rPr>
          <w:i/>
          <w:iCs/>
        </w:rPr>
        <w:t>freestream</w:t>
      </w:r>
      <w:r w:rsidR="006F343F">
        <w:rPr>
          <w:i/>
          <w:iCs/>
        </w:rPr>
        <w:t xml:space="preserve">, </w:t>
      </w:r>
      <w:r w:rsidR="006F343F">
        <w:t xml:space="preserve">the </w:t>
      </w:r>
      <w:r w:rsidR="006F343F" w:rsidRPr="006F343F">
        <w:rPr>
          <w:i/>
          <w:iCs/>
        </w:rPr>
        <w:t>freestreamVelocity</w:t>
      </w:r>
      <w:r w:rsidR="006F343F">
        <w:t xml:space="preserve"> boundary condition is set to provide freestream velocity throughout the </w:t>
      </w:r>
      <w:r w:rsidR="00FC7456">
        <w:t xml:space="preserve">domain. For the surface mesh, described by the </w:t>
      </w:r>
      <w:r w:rsidR="00A17634">
        <w:t>variable</w:t>
      </w:r>
      <w:r w:rsidR="00FC7456">
        <w:t xml:space="preserve"> </w:t>
      </w:r>
      <w:r w:rsidR="00FC7456">
        <w:rPr>
          <w:i/>
          <w:iCs/>
        </w:rPr>
        <w:t>wall</w:t>
      </w:r>
      <w:r w:rsidR="00FC7456">
        <w:t xml:space="preserve">, </w:t>
      </w:r>
      <w:r w:rsidR="00A17634">
        <w:t xml:space="preserve">a </w:t>
      </w:r>
      <w:r w:rsidR="00A17634" w:rsidRPr="00A17634">
        <w:rPr>
          <w:i/>
          <w:iCs/>
        </w:rPr>
        <w:t>noSlip</w:t>
      </w:r>
      <w:r w:rsidR="00A17634">
        <w:rPr>
          <w:i/>
          <w:iCs/>
        </w:rPr>
        <w:t xml:space="preserve"> </w:t>
      </w:r>
      <w:r w:rsidR="00A17634">
        <w:t xml:space="preserve">boundary condition </w:t>
      </w:r>
      <w:r w:rsidR="00F77427">
        <w:t xml:space="preserve">fixes the velocity to zero on the </w:t>
      </w:r>
      <w:r w:rsidR="008B0461">
        <w:t xml:space="preserve">cells in direct contact with </w:t>
      </w:r>
      <w:r w:rsidR="00F77427">
        <w:t xml:space="preserve">the geometry. </w:t>
      </w:r>
      <w:r w:rsidR="00593276">
        <w:t xml:space="preserve">For the temperature file </w:t>
      </w:r>
      <w:r w:rsidR="00593276" w:rsidRPr="00593276">
        <w:rPr>
          <w:i/>
          <w:iCs/>
        </w:rPr>
        <w:t>T</w:t>
      </w:r>
      <w:r w:rsidR="00593276">
        <w:t xml:space="preserve">, the </w:t>
      </w:r>
      <w:r w:rsidR="005063E2">
        <w:t xml:space="preserve">temperature of the inlet patch is set </w:t>
      </w:r>
      <w:r w:rsidR="00AF3A4D">
        <w:t xml:space="preserve">in </w:t>
      </w:r>
      <w:r w:rsidR="00D07B58">
        <w:t>Kelvin</w:t>
      </w:r>
      <w:r w:rsidR="00AF3A4D">
        <w:t xml:space="preserve"> </w:t>
      </w:r>
      <w:r w:rsidR="005063E2">
        <w:t xml:space="preserve">and applied uniformly throughout the domain. </w:t>
      </w:r>
      <w:r w:rsidR="00817D6B">
        <w:t xml:space="preserve">The volume mesh is given boundary condition </w:t>
      </w:r>
      <w:r w:rsidR="00817D6B" w:rsidRPr="00817D6B">
        <w:rPr>
          <w:i/>
          <w:iCs/>
        </w:rPr>
        <w:t>inletOutlet</w:t>
      </w:r>
      <w:r w:rsidR="00D06089">
        <w:t xml:space="preserve">, which requires the input and output patches of the domain to have the same temperature. The surface mesh is given the boundary condition </w:t>
      </w:r>
      <w:r w:rsidR="00D06089" w:rsidRPr="00D06089">
        <w:rPr>
          <w:i/>
          <w:iCs/>
        </w:rPr>
        <w:t>zeroGradient</w:t>
      </w:r>
      <w:r w:rsidR="00D06089">
        <w:t xml:space="preserve">, </w:t>
      </w:r>
      <w:r w:rsidR="00A55FAA">
        <w:t xml:space="preserve">which </w:t>
      </w:r>
      <w:r w:rsidR="00E965B5">
        <w:t>extrapolates the temperature of the geometry from the nearest cell value</w:t>
      </w:r>
      <w:r w:rsidR="005C35CA">
        <w:t xml:space="preserve">. </w:t>
      </w:r>
      <w:r w:rsidR="00230000">
        <w:t xml:space="preserve">For the pressure file </w:t>
      </w:r>
      <w:r w:rsidR="00230000" w:rsidRPr="00230000">
        <w:rPr>
          <w:i/>
          <w:iCs/>
        </w:rPr>
        <w:lastRenderedPageBreak/>
        <w:t>P</w:t>
      </w:r>
      <w:r w:rsidR="00230000">
        <w:t xml:space="preserve">, </w:t>
      </w:r>
      <w:r w:rsidR="00AF3A4D">
        <w:t xml:space="preserve">the pressure of the outlet patch is set in pascals, with a </w:t>
      </w:r>
      <w:r w:rsidR="00AF3A4D" w:rsidRPr="00AF3A4D">
        <w:rPr>
          <w:i/>
          <w:iCs/>
        </w:rPr>
        <w:t>freestreamPressure</w:t>
      </w:r>
      <w:r w:rsidR="00AF3A4D">
        <w:rPr>
          <w:i/>
          <w:iCs/>
        </w:rPr>
        <w:t xml:space="preserve"> </w:t>
      </w:r>
      <w:r w:rsidR="00AF3A4D">
        <w:t xml:space="preserve">boundary condition applied </w:t>
      </w:r>
      <w:r w:rsidR="00943639">
        <w:t>to the volume mesh</w:t>
      </w:r>
      <w:r w:rsidR="00CB31BF">
        <w:t xml:space="preserve"> that provides freestream pressure to the domain. Additionally, </w:t>
      </w:r>
      <w:r w:rsidR="006F5B3C">
        <w:t xml:space="preserve">the surface mesh boundary condition is set to </w:t>
      </w:r>
      <w:r w:rsidR="006F5B3C" w:rsidRPr="006F5B3C">
        <w:rPr>
          <w:i/>
          <w:iCs/>
        </w:rPr>
        <w:t>zeroGradient</w:t>
      </w:r>
      <w:r w:rsidR="006F5B3C">
        <w:t xml:space="preserve">, previously described. </w:t>
      </w:r>
      <w:r w:rsidR="00DA2423">
        <w:t xml:space="preserve">For the turbulent kinetic energy file </w:t>
      </w:r>
      <w:r w:rsidR="00DA2423" w:rsidRPr="00DA2423">
        <w:rPr>
          <w:i/>
          <w:iCs/>
        </w:rPr>
        <w:t>k</w:t>
      </w:r>
      <w:r w:rsidR="00DA2423">
        <w:rPr>
          <w:i/>
          <w:iCs/>
        </w:rPr>
        <w:t xml:space="preserve">, </w:t>
      </w:r>
      <w:r w:rsidR="007D06D1">
        <w:t xml:space="preserve">the inlet </w:t>
      </w:r>
      <w:r w:rsidR="00BC222B">
        <w:t>patch value is</w:t>
      </w:r>
      <w:r w:rsidR="007D06D1">
        <w:t xml:space="preserve"> set</w:t>
      </w:r>
      <w:r w:rsidR="00705DA2">
        <w:t xml:space="preserve"> in squared meters per seconds squared</w:t>
      </w:r>
      <w:r w:rsidR="00BC222B">
        <w:t xml:space="preserve">, with the volume mesh </w:t>
      </w:r>
      <w:r w:rsidR="006306B8">
        <w:t xml:space="preserve">boundary condition set to </w:t>
      </w:r>
      <w:r w:rsidR="006306B8" w:rsidRPr="006306B8">
        <w:rPr>
          <w:i/>
          <w:iCs/>
        </w:rPr>
        <w:t>inletOutlet</w:t>
      </w:r>
      <w:r w:rsidR="006306B8">
        <w:t xml:space="preserve">. For the surface mesh, </w:t>
      </w:r>
      <w:r w:rsidR="00931DDE">
        <w:t xml:space="preserve">the </w:t>
      </w:r>
      <w:r w:rsidR="00931DDE" w:rsidRPr="00931DDE">
        <w:rPr>
          <w:i/>
          <w:iCs/>
        </w:rPr>
        <w:t>kqRwallFunction</w:t>
      </w:r>
      <w:r w:rsidR="00931DDE">
        <w:rPr>
          <w:i/>
          <w:iCs/>
        </w:rPr>
        <w:t xml:space="preserve"> </w:t>
      </w:r>
      <w:r w:rsidR="00931DDE">
        <w:t xml:space="preserve">is applied, which </w:t>
      </w:r>
      <w:r w:rsidR="008C3C88">
        <w:t xml:space="preserve">provides a wrapper around the </w:t>
      </w:r>
      <w:r w:rsidR="008C3C88" w:rsidRPr="008C3C88">
        <w:rPr>
          <w:i/>
          <w:iCs/>
        </w:rPr>
        <w:t>zeroGradient</w:t>
      </w:r>
      <w:r w:rsidR="008C3C88">
        <w:t xml:space="preserve"> condition </w:t>
      </w:r>
      <w:r w:rsidR="00251214">
        <w:t xml:space="preserve">to add </w:t>
      </w:r>
      <w:r w:rsidR="00705DA2">
        <w:t xml:space="preserve">specific </w:t>
      </w:r>
      <w:r w:rsidR="00173675">
        <w:t xml:space="preserve">parameter </w:t>
      </w:r>
      <w:r w:rsidR="00222BA9">
        <w:rPr>
          <w:noProof/>
        </w:rPr>
        <mc:AlternateContent>
          <mc:Choice Requires="wps">
            <w:drawing>
              <wp:anchor distT="0" distB="0" distL="114300" distR="114300" simplePos="0" relativeHeight="251661312" behindDoc="0" locked="0" layoutInCell="1" allowOverlap="1" wp14:anchorId="54F45603" wp14:editId="3D5A1AA9">
                <wp:simplePos x="0" y="0"/>
                <wp:positionH relativeFrom="column">
                  <wp:posOffset>8678</wp:posOffset>
                </wp:positionH>
                <wp:positionV relativeFrom="page">
                  <wp:posOffset>3693160</wp:posOffset>
                </wp:positionV>
                <wp:extent cx="5715000" cy="65278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715000" cy="652780"/>
                        </a:xfrm>
                        <a:prstGeom prst="rect">
                          <a:avLst/>
                        </a:prstGeom>
                        <a:solidFill>
                          <a:prstClr val="white"/>
                        </a:solidFill>
                        <a:ln>
                          <a:noFill/>
                        </a:ln>
                      </wps:spPr>
                      <wps:txbx>
                        <w:txbxContent>
                          <w:p w14:paraId="08D948B7" w14:textId="389D3B01" w:rsidR="00C0442D" w:rsidRPr="00222BA9" w:rsidRDefault="00C0442D" w:rsidP="00E47CC5">
                            <w:pPr>
                              <w:pStyle w:val="Caption"/>
                              <w:rPr>
                                <w:i w:val="0"/>
                                <w:iCs w:val="0"/>
                                <w:noProof/>
                                <w:color w:val="auto"/>
                                <w:sz w:val="24"/>
                                <w:szCs w:val="24"/>
                              </w:rPr>
                            </w:pPr>
                            <w:r w:rsidRPr="00222BA9">
                              <w:rPr>
                                <w:b/>
                                <w:bCs/>
                                <w:i w:val="0"/>
                                <w:iCs w:val="0"/>
                                <w:color w:val="auto"/>
                                <w:sz w:val="24"/>
                                <w:szCs w:val="24"/>
                              </w:rPr>
                              <w:t>Figure 5</w:t>
                            </w:r>
                            <w:r w:rsidRPr="00222BA9">
                              <w:rPr>
                                <w:i w:val="0"/>
                                <w:iCs w:val="0"/>
                                <w:color w:val="auto"/>
                                <w:sz w:val="24"/>
                                <w:szCs w:val="24"/>
                              </w:rPr>
                              <w:t xml:space="preserve">: Directory structure for the OpenFOAM solver, </w:t>
                            </w:r>
                            <w:r w:rsidRPr="00222BA9">
                              <w:rPr>
                                <w:color w:val="auto"/>
                                <w:sz w:val="24"/>
                                <w:szCs w:val="24"/>
                              </w:rPr>
                              <w:t>rhoSimpleFoam</w:t>
                            </w:r>
                            <w:r w:rsidRPr="00222BA9">
                              <w:rPr>
                                <w:i w:val="0"/>
                                <w:iCs w:val="0"/>
                                <w:color w:val="auto"/>
                                <w:sz w:val="24"/>
                                <w:szCs w:val="24"/>
                              </w:rPr>
                              <w:t xml:space="preserve">, for the </w:t>
                            </w:r>
                            <w:r w:rsidRPr="00222BA9">
                              <w:rPr>
                                <w:color w:val="auto"/>
                                <w:sz w:val="24"/>
                                <w:szCs w:val="24"/>
                              </w:rPr>
                              <w:t>NASA_P3_extendedPylon_v2_tas120_aoa0_900T33</w:t>
                            </w:r>
                            <w:r w:rsidRPr="00222BA9">
                              <w:rPr>
                                <w:i w:val="0"/>
                                <w:iCs w:val="0"/>
                                <w:color w:val="auto"/>
                                <w:sz w:val="24"/>
                                <w:szCs w:val="24"/>
                              </w:rPr>
                              <w:t xml:space="preserve"> case. Listed are all required files for processing. Names listed within brackets indicate a directory.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45603" id="Text Box 2" o:spid="_x0000_s1030" type="#_x0000_t202" style="position:absolute;left:0;text-align:left;margin-left:.7pt;margin-top:290.8pt;width:450pt;height:51.4pt;z-index:2516613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" stroked="f">
                <v:textbox style="mso-fit-shape-to-text:t" inset="0,0,0,0">
                  <w:txbxContent>
                    <w:p w14:paraId="08D948B7" w14:textId="389D3B01" w:rsidR="00C0442D" w:rsidRPr="00222BA9" w:rsidRDefault="00C0442D" w:rsidP="00E47CC5">
                      <w:pPr>
                        <w:pStyle w:val="Caption"/>
                        <w:rPr>
                          <w:i w:val="0"/>
                          <w:iCs w:val="0"/>
                          <w:noProof/>
                          <w:color w:val="auto"/>
                          <w:sz w:val="24"/>
                          <w:szCs w:val="24"/>
                        </w:rPr>
                      </w:pPr>
                      <w:r w:rsidRPr="00222BA9">
                        <w:rPr>
                          <w:b/>
                          <w:bCs/>
                          <w:i w:val="0"/>
                          <w:iCs w:val="0"/>
                          <w:color w:val="auto"/>
                          <w:sz w:val="24"/>
                          <w:szCs w:val="24"/>
                        </w:rPr>
                        <w:t>Figure 5</w:t>
                      </w:r>
                      <w:r w:rsidRPr="00222BA9">
                        <w:rPr>
                          <w:i w:val="0"/>
                          <w:iCs w:val="0"/>
                          <w:color w:val="auto"/>
                          <w:sz w:val="24"/>
                          <w:szCs w:val="24"/>
                        </w:rPr>
                        <w:t xml:space="preserve">: Directory structure for the OpenFOAM solver, </w:t>
                      </w:r>
                      <w:r w:rsidRPr="00222BA9">
                        <w:rPr>
                          <w:color w:val="auto"/>
                          <w:sz w:val="24"/>
                          <w:szCs w:val="24"/>
                        </w:rPr>
                        <w:t>rhoSimpleFoam</w:t>
                      </w:r>
                      <w:r w:rsidRPr="00222BA9">
                        <w:rPr>
                          <w:i w:val="0"/>
                          <w:iCs w:val="0"/>
                          <w:color w:val="auto"/>
                          <w:sz w:val="24"/>
                          <w:szCs w:val="24"/>
                        </w:rPr>
                        <w:t xml:space="preserve">, for the </w:t>
                      </w:r>
                      <w:r w:rsidRPr="00222BA9">
                        <w:rPr>
                          <w:color w:val="auto"/>
                          <w:sz w:val="24"/>
                          <w:szCs w:val="24"/>
                        </w:rPr>
                        <w:t>NASA_P3_extendedPylon_v2_tas120_aoa0_900T33</w:t>
                      </w:r>
                      <w:r w:rsidRPr="00222BA9">
                        <w:rPr>
                          <w:i w:val="0"/>
                          <w:iCs w:val="0"/>
                          <w:color w:val="auto"/>
                          <w:sz w:val="24"/>
                          <w:szCs w:val="24"/>
                        </w:rPr>
                        <w:t xml:space="preserve"> case. Listed are all required files for processing. Names listed within brackets indicate a directory. </w:t>
                      </w:r>
                    </w:p>
                  </w:txbxContent>
                </v:textbox>
                <w10:wrap type="topAndBottom" anchory="page"/>
              </v:shape>
            </w:pict>
          </mc:Fallback>
        </mc:AlternateContent>
      </w:r>
      <w:r w:rsidR="00222BA9">
        <w:rPr>
          <w:noProof/>
        </w:rPr>
        <w:drawing>
          <wp:anchor distT="0" distB="0" distL="114300" distR="114300" simplePos="0" relativeHeight="251659264" behindDoc="0" locked="0" layoutInCell="1" allowOverlap="1" wp14:anchorId="0C3CC8EF" wp14:editId="6113DDCA">
            <wp:simplePos x="0" y="0"/>
            <wp:positionH relativeFrom="column">
              <wp:posOffset>-58209</wp:posOffset>
            </wp:positionH>
            <wp:positionV relativeFrom="page">
              <wp:posOffset>807085</wp:posOffset>
            </wp:positionV>
            <wp:extent cx="5715000" cy="3215005"/>
            <wp:effectExtent l="0" t="0" r="0" b="4445"/>
            <wp:wrapTopAndBottom/>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15000" cy="3215005"/>
                    </a:xfrm>
                    <a:prstGeom prst="rect">
                      <a:avLst/>
                    </a:prstGeom>
                  </pic:spPr>
                </pic:pic>
              </a:graphicData>
            </a:graphic>
          </wp:anchor>
        </w:drawing>
      </w:r>
      <w:r w:rsidR="00173675">
        <w:t xml:space="preserve">weights for the sublayer assumptions of the turbulence model. </w:t>
      </w:r>
      <w:r w:rsidR="000C6493">
        <w:t>T</w:t>
      </w:r>
      <w:r w:rsidR="00173675">
        <w:t xml:space="preserve">he specific dissipation rate </w:t>
      </w:r>
      <w:r w:rsidR="00173675" w:rsidRPr="00173675">
        <w:rPr>
          <w:rFonts w:cs="Times New Roman"/>
          <w:i/>
          <w:iCs/>
        </w:rPr>
        <w:t>ω</w:t>
      </w:r>
      <w:r w:rsidR="000C6493">
        <w:rPr>
          <w:rFonts w:cs="Times New Roman"/>
          <w:i/>
          <w:iCs/>
        </w:rPr>
        <w:t xml:space="preserve"> </w:t>
      </w:r>
      <w:r w:rsidR="000C6493">
        <w:rPr>
          <w:rFonts w:cs="Times New Roman"/>
        </w:rPr>
        <w:t xml:space="preserve">is setup similar to the </w:t>
      </w:r>
      <w:r w:rsidR="000C6493" w:rsidRPr="000C6493">
        <w:rPr>
          <w:rFonts w:cs="Times New Roman"/>
          <w:i/>
          <w:iCs/>
        </w:rPr>
        <w:t>k</w:t>
      </w:r>
      <w:r w:rsidR="000C6493">
        <w:rPr>
          <w:rFonts w:cs="Times New Roman"/>
        </w:rPr>
        <w:t xml:space="preserve"> file</w:t>
      </w:r>
      <w:r w:rsidR="00003274">
        <w:rPr>
          <w:rFonts w:cs="Times New Roman"/>
        </w:rPr>
        <w:t xml:space="preserve">, with the </w:t>
      </w:r>
      <w:r w:rsidR="007442C5">
        <w:rPr>
          <w:rFonts w:cs="Times New Roman"/>
        </w:rPr>
        <w:t xml:space="preserve">surface mesh boundary condition set to </w:t>
      </w:r>
      <w:r w:rsidR="007442C5" w:rsidRPr="007442C5">
        <w:rPr>
          <w:rFonts w:cs="Times New Roman"/>
          <w:i/>
          <w:iCs/>
        </w:rPr>
        <w:t>omegaWallFunction</w:t>
      </w:r>
      <w:r w:rsidR="007442C5">
        <w:rPr>
          <w:rFonts w:cs="Times New Roman"/>
        </w:rPr>
        <w:t xml:space="preserve">. This boundary conditions </w:t>
      </w:r>
      <w:r w:rsidR="003369D6">
        <w:rPr>
          <w:rFonts w:cs="Times New Roman"/>
        </w:rPr>
        <w:t xml:space="preserve">provides a constraint on the dissipation rate and production of turbulent kinetic energy as determined by the turbulence model. </w:t>
      </w:r>
      <w:r w:rsidR="00130C05">
        <w:rPr>
          <w:rFonts w:cs="Times New Roman"/>
        </w:rPr>
        <w:t xml:space="preserve">The rest of the files within the </w:t>
      </w:r>
      <w:r w:rsidR="00130C05" w:rsidRPr="00130C05">
        <w:rPr>
          <w:rFonts w:cs="Times New Roman"/>
          <w:i/>
          <w:iCs/>
        </w:rPr>
        <w:t>0</w:t>
      </w:r>
      <w:r w:rsidR="00130C05">
        <w:rPr>
          <w:rFonts w:cs="Times New Roman"/>
        </w:rPr>
        <w:t xml:space="preserve"> directory are related to output from the </w:t>
      </w:r>
      <w:r w:rsidR="00130C05" w:rsidRPr="00130C05">
        <w:rPr>
          <w:rFonts w:cs="Times New Roman"/>
          <w:i/>
          <w:iCs/>
        </w:rPr>
        <w:t>snappyHexMesh</w:t>
      </w:r>
      <w:r w:rsidR="00130C05">
        <w:rPr>
          <w:rFonts w:cs="Times New Roman"/>
        </w:rPr>
        <w:t xml:space="preserve"> algorithm, which defines the layers and thickness of the surface mesh. </w:t>
      </w:r>
      <w:r w:rsidR="007C175F">
        <w:rPr>
          <w:rFonts w:cs="Times New Roman"/>
        </w:rPr>
        <w:t xml:space="preserve">Each of these files can be found in </w:t>
      </w:r>
      <w:r w:rsidR="007C175F" w:rsidRPr="007C175F">
        <w:rPr>
          <w:rFonts w:cs="Times New Roman"/>
          <w:highlight w:val="cyan"/>
        </w:rPr>
        <w:t>Appendix C</w:t>
      </w:r>
      <w:r w:rsidR="007C175F">
        <w:rPr>
          <w:rFonts w:cs="Times New Roman"/>
        </w:rPr>
        <w:t xml:space="preserve">. </w:t>
      </w:r>
    </w:p>
    <w:p w14:paraId="6768DF5B" w14:textId="442990DA" w:rsidR="00130C05" w:rsidRDefault="00130C05" w:rsidP="00D66555">
      <w:pPr>
        <w:rPr>
          <w:rFonts w:cs="Times New Roman"/>
        </w:rPr>
      </w:pPr>
      <w:r>
        <w:rPr>
          <w:rFonts w:cs="Times New Roman"/>
        </w:rPr>
        <w:lastRenderedPageBreak/>
        <w:tab/>
        <w:t xml:space="preserve">Within the </w:t>
      </w:r>
      <w:r w:rsidRPr="00130C05">
        <w:rPr>
          <w:rFonts w:cs="Times New Roman"/>
          <w:i/>
          <w:iCs/>
        </w:rPr>
        <w:t>constant</w:t>
      </w:r>
      <w:r>
        <w:rPr>
          <w:rFonts w:cs="Times New Roman"/>
        </w:rPr>
        <w:t xml:space="preserve"> directory, the </w:t>
      </w:r>
      <w:r w:rsidR="00F11225">
        <w:rPr>
          <w:rFonts w:cs="Times New Roman"/>
        </w:rPr>
        <w:t xml:space="preserve">vertices of every cell within the domain are defined within the </w:t>
      </w:r>
      <w:r w:rsidR="00F11225" w:rsidRPr="00F11225">
        <w:rPr>
          <w:rFonts w:cs="Times New Roman"/>
          <w:i/>
          <w:iCs/>
        </w:rPr>
        <w:t>triSurface</w:t>
      </w:r>
      <w:r w:rsidR="00F11225">
        <w:rPr>
          <w:rFonts w:cs="Times New Roman"/>
        </w:rPr>
        <w:t xml:space="preserve"> directory in </w:t>
      </w:r>
      <w:r w:rsidR="008A1786">
        <w:rPr>
          <w:rFonts w:cs="Times New Roman"/>
        </w:rPr>
        <w:t xml:space="preserve">a </w:t>
      </w:r>
      <w:r w:rsidR="00F11225">
        <w:rPr>
          <w:rFonts w:cs="Times New Roman"/>
        </w:rPr>
        <w:t xml:space="preserve">human-readable </w:t>
      </w:r>
      <w:r w:rsidR="008A1786">
        <w:rPr>
          <w:rFonts w:cs="Times New Roman"/>
        </w:rPr>
        <w:t>format</w:t>
      </w:r>
      <w:r w:rsidR="00F11225">
        <w:rPr>
          <w:rFonts w:cs="Times New Roman"/>
        </w:rPr>
        <w:t>. Every cell face</w:t>
      </w:r>
      <w:r w:rsidR="00BA6809">
        <w:rPr>
          <w:rFonts w:cs="Times New Roman"/>
        </w:rPr>
        <w:t xml:space="preserve"> and surface are contained within the </w:t>
      </w:r>
      <w:r w:rsidR="00BA6809" w:rsidRPr="00BA6809">
        <w:rPr>
          <w:rFonts w:cs="Times New Roman"/>
          <w:i/>
          <w:iCs/>
        </w:rPr>
        <w:t>polyMesh</w:t>
      </w:r>
      <w:r w:rsidR="00BA6809">
        <w:rPr>
          <w:rFonts w:cs="Times New Roman"/>
        </w:rPr>
        <w:t xml:space="preserve"> directory, with the edges of the surface mesh defined within the </w:t>
      </w:r>
      <w:r w:rsidR="00BA6809" w:rsidRPr="00BA6809">
        <w:rPr>
          <w:rFonts w:cs="Times New Roman"/>
          <w:i/>
          <w:iCs/>
        </w:rPr>
        <w:t>extendedFeaturesEdgeMesh</w:t>
      </w:r>
      <w:r w:rsidR="00BA6809">
        <w:rPr>
          <w:rFonts w:cs="Times New Roman"/>
        </w:rPr>
        <w:t xml:space="preserve"> directory. </w:t>
      </w:r>
      <w:r w:rsidR="00D50E28">
        <w:rPr>
          <w:rFonts w:cs="Times New Roman"/>
        </w:rPr>
        <w:t xml:space="preserve">The parameters </w:t>
      </w:r>
      <w:r w:rsidR="00656329">
        <w:rPr>
          <w:rFonts w:cs="Times New Roman"/>
        </w:rPr>
        <w:t xml:space="preserve">for the thermophysical and turbulence models are also included within this directory. </w:t>
      </w:r>
    </w:p>
    <w:p w14:paraId="6D78409E" w14:textId="6BE5276A" w:rsidR="00656329" w:rsidRDefault="00656329" w:rsidP="00D66555">
      <w:pPr>
        <w:rPr>
          <w:rFonts w:cs="Times New Roman"/>
        </w:rPr>
      </w:pPr>
      <w:r>
        <w:rPr>
          <w:rFonts w:cs="Times New Roman"/>
        </w:rPr>
        <w:tab/>
      </w:r>
      <w:r w:rsidR="00CC6242">
        <w:rPr>
          <w:rFonts w:cs="Times New Roman"/>
        </w:rPr>
        <w:t xml:space="preserve">Within the </w:t>
      </w:r>
      <w:r w:rsidR="00CC6242" w:rsidRPr="00CC6242">
        <w:rPr>
          <w:rFonts w:cs="Times New Roman"/>
          <w:i/>
          <w:iCs/>
        </w:rPr>
        <w:t>system</w:t>
      </w:r>
      <w:r w:rsidR="00CC6242">
        <w:rPr>
          <w:rFonts w:cs="Times New Roman"/>
        </w:rPr>
        <w:t xml:space="preserve"> directory, </w:t>
      </w:r>
      <w:r w:rsidR="006552DA">
        <w:rPr>
          <w:rFonts w:cs="Times New Roman"/>
        </w:rPr>
        <w:t>c</w:t>
      </w:r>
      <w:r w:rsidR="00CC6242">
        <w:rPr>
          <w:rFonts w:cs="Times New Roman"/>
        </w:rPr>
        <w:t>ontrol</w:t>
      </w:r>
      <w:r w:rsidR="006552DA">
        <w:rPr>
          <w:rFonts w:cs="Times New Roman"/>
        </w:rPr>
        <w:t xml:space="preserve"> of</w:t>
      </w:r>
      <w:r w:rsidR="00CC6242">
        <w:rPr>
          <w:rFonts w:cs="Times New Roman"/>
        </w:rPr>
        <w:t xml:space="preserve"> the processing (i.e. number of integrations, write control, write style, etc) of the simulation are contained within the </w:t>
      </w:r>
      <w:r w:rsidR="00CC6242" w:rsidRPr="00CC6242">
        <w:rPr>
          <w:rFonts w:cs="Times New Roman"/>
          <w:i/>
          <w:iCs/>
        </w:rPr>
        <w:t>controlDict</w:t>
      </w:r>
      <w:r w:rsidR="00746A60">
        <w:rPr>
          <w:rFonts w:cs="Times New Roman"/>
        </w:rPr>
        <w:t xml:space="preserve"> file. </w:t>
      </w:r>
      <w:r w:rsidR="00AA1EE8">
        <w:rPr>
          <w:rFonts w:cs="Times New Roman"/>
        </w:rPr>
        <w:t xml:space="preserve">The </w:t>
      </w:r>
      <w:r w:rsidR="002F04D6">
        <w:rPr>
          <w:rFonts w:cs="Times New Roman"/>
          <w:noProof/>
        </w:rPr>
        <w:drawing>
          <wp:anchor distT="0" distB="91440" distL="114300" distR="114300" simplePos="0" relativeHeight="251671552" behindDoc="0" locked="0" layoutInCell="1" allowOverlap="1" wp14:anchorId="6D15CEE1" wp14:editId="2E38C1F1">
            <wp:simplePos x="0" y="0"/>
            <wp:positionH relativeFrom="column">
              <wp:posOffset>0</wp:posOffset>
            </wp:positionH>
            <wp:positionV relativeFrom="page">
              <wp:posOffset>1371600</wp:posOffset>
            </wp:positionV>
            <wp:extent cx="5248656" cy="1856232"/>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656" cy="1856232"/>
                    </a:xfrm>
                    <a:prstGeom prst="rect">
                      <a:avLst/>
                    </a:prstGeom>
                    <a:noFill/>
                  </pic:spPr>
                </pic:pic>
              </a:graphicData>
            </a:graphic>
            <wp14:sizeRelH relativeFrom="margin">
              <wp14:pctWidth>0</wp14:pctWidth>
            </wp14:sizeRelH>
            <wp14:sizeRelV relativeFrom="margin">
              <wp14:pctHeight>0</wp14:pctHeight>
            </wp14:sizeRelV>
          </wp:anchor>
        </w:drawing>
      </w:r>
      <w:r w:rsidR="00661832">
        <w:rPr>
          <w:noProof/>
        </w:rPr>
        <mc:AlternateContent>
          <mc:Choice Requires="wps">
            <w:drawing>
              <wp:anchor distT="0" distB="0" distL="114300" distR="114300" simplePos="0" relativeHeight="251673600" behindDoc="0" locked="0" layoutInCell="1" allowOverlap="1" wp14:anchorId="1BC74102" wp14:editId="4B5628A9">
                <wp:simplePos x="0" y="0"/>
                <wp:positionH relativeFrom="column">
                  <wp:posOffset>0</wp:posOffset>
                </wp:positionH>
                <wp:positionV relativeFrom="page">
                  <wp:posOffset>914400</wp:posOffset>
                </wp:positionV>
                <wp:extent cx="5248910" cy="457200"/>
                <wp:effectExtent l="0" t="0" r="8890" b="0"/>
                <wp:wrapTopAndBottom/>
                <wp:docPr id="10" name="Text Box 10"/>
                <wp:cNvGraphicFramePr/>
                <a:graphic xmlns:a="http://schemas.openxmlformats.org/drawingml/2006/main">
                  <a:graphicData uri="http://schemas.microsoft.com/office/word/2010/wordprocessingShape">
                    <wps:wsp>
                      <wps:cNvSpPr txBox="1"/>
                      <wps:spPr>
                        <a:xfrm>
                          <a:off x="0" y="0"/>
                          <a:ext cx="5248910" cy="457200"/>
                        </a:xfrm>
                        <a:prstGeom prst="rect">
                          <a:avLst/>
                        </a:prstGeom>
                        <a:solidFill>
                          <a:prstClr val="white"/>
                        </a:solidFill>
                        <a:ln>
                          <a:noFill/>
                        </a:ln>
                      </wps:spPr>
                      <wps:txbx>
                        <w:txbxContent>
                          <w:p w14:paraId="7F547CEB" w14:textId="5ABD7801" w:rsidR="00C0442D" w:rsidRPr="002132C9" w:rsidRDefault="00C0442D" w:rsidP="00661832">
                            <w:pPr>
                              <w:pStyle w:val="Caption"/>
                              <w:rPr>
                                <w:rFonts w:cs="Times New Roman"/>
                                <w:i w:val="0"/>
                                <w:iCs w:val="0"/>
                                <w:color w:val="auto"/>
                                <w:sz w:val="24"/>
                                <w:szCs w:val="24"/>
                              </w:rPr>
                            </w:pPr>
                            <w:r w:rsidRPr="002132C9">
                              <w:rPr>
                                <w:b/>
                                <w:bCs/>
                                <w:i w:val="0"/>
                                <w:iCs w:val="0"/>
                                <w:color w:val="auto"/>
                                <w:sz w:val="24"/>
                                <w:szCs w:val="24"/>
                              </w:rPr>
                              <w:t xml:space="preserve">Table </w:t>
                            </w:r>
                            <w:r w:rsidRPr="002132C9">
                              <w:rPr>
                                <w:b/>
                                <w:bCs/>
                                <w:i w:val="0"/>
                                <w:iCs w:val="0"/>
                                <w:color w:val="auto"/>
                                <w:sz w:val="24"/>
                                <w:szCs w:val="24"/>
                              </w:rPr>
                              <w:fldChar w:fldCharType="begin"/>
                            </w:r>
                            <w:r w:rsidRPr="002132C9">
                              <w:rPr>
                                <w:b/>
                                <w:bCs/>
                                <w:i w:val="0"/>
                                <w:iCs w:val="0"/>
                                <w:color w:val="auto"/>
                                <w:sz w:val="24"/>
                                <w:szCs w:val="24"/>
                              </w:rPr>
                              <w:instrText xml:space="preserve"> SEQ Table \* ARABIC </w:instrText>
                            </w:r>
                            <w:r w:rsidRPr="002132C9">
                              <w:rPr>
                                <w:b/>
                                <w:bCs/>
                                <w:i w:val="0"/>
                                <w:iCs w:val="0"/>
                                <w:color w:val="auto"/>
                                <w:sz w:val="24"/>
                                <w:szCs w:val="24"/>
                              </w:rPr>
                              <w:fldChar w:fldCharType="separate"/>
                            </w:r>
                            <w:r>
                              <w:rPr>
                                <w:b/>
                                <w:bCs/>
                                <w:i w:val="0"/>
                                <w:iCs w:val="0"/>
                                <w:noProof/>
                                <w:color w:val="auto"/>
                                <w:sz w:val="24"/>
                                <w:szCs w:val="24"/>
                              </w:rPr>
                              <w:t>1</w:t>
                            </w:r>
                            <w:r w:rsidRPr="002132C9">
                              <w:rPr>
                                <w:b/>
                                <w:bCs/>
                                <w:i w:val="0"/>
                                <w:iCs w:val="0"/>
                                <w:color w:val="auto"/>
                                <w:sz w:val="24"/>
                                <w:szCs w:val="24"/>
                              </w:rPr>
                              <w:fldChar w:fldCharType="end"/>
                            </w:r>
                            <w:r>
                              <w:rPr>
                                <w:b/>
                                <w:bCs/>
                                <w:i w:val="0"/>
                                <w:iCs w:val="0"/>
                                <w:color w:val="auto"/>
                                <w:sz w:val="24"/>
                                <w:szCs w:val="24"/>
                              </w:rPr>
                              <w:t xml:space="preserve">: </w:t>
                            </w:r>
                            <w:r w:rsidRPr="002F04D6">
                              <w:rPr>
                                <w:i w:val="0"/>
                                <w:iCs w:val="0"/>
                                <w:color w:val="auto"/>
                                <w:sz w:val="24"/>
                                <w:szCs w:val="24"/>
                              </w:rPr>
                              <w:t>Description of the configuration of the compressible flow simulations to investigate airflow around the NASA P-3.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BC74102" id="Text Box 10" o:spid="_x0000_s1031" type="#_x0000_t202" style="position:absolute;left:0;text-align:left;margin-left:0;margin-top:1in;width:413.3pt;height:36pt;z-index:2516736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" stroked="f">
                <v:textbox inset="0,0,0,0">
                  <w:txbxContent>
                    <w:p w14:paraId="7F547CEB" w14:textId="5ABD7801" w:rsidR="00C0442D" w:rsidRPr="002132C9" w:rsidRDefault="00C0442D" w:rsidP="00661832">
                      <w:pPr>
                        <w:pStyle w:val="Caption"/>
                        <w:rPr>
                          <w:rFonts w:cs="Times New Roman"/>
                          <w:i w:val="0"/>
                          <w:iCs w:val="0"/>
                          <w:color w:val="auto"/>
                          <w:sz w:val="24"/>
                          <w:szCs w:val="24"/>
                        </w:rPr>
                      </w:pPr>
                      <w:r w:rsidRPr="002132C9">
                        <w:rPr>
                          <w:b/>
                          <w:bCs/>
                          <w:i w:val="0"/>
                          <w:iCs w:val="0"/>
                          <w:color w:val="auto"/>
                          <w:sz w:val="24"/>
                          <w:szCs w:val="24"/>
                        </w:rPr>
                        <w:t xml:space="preserve">Table </w:t>
                      </w:r>
                      <w:r w:rsidRPr="002132C9">
                        <w:rPr>
                          <w:b/>
                          <w:bCs/>
                          <w:i w:val="0"/>
                          <w:iCs w:val="0"/>
                          <w:color w:val="auto"/>
                          <w:sz w:val="24"/>
                          <w:szCs w:val="24"/>
                        </w:rPr>
                        <w:fldChar w:fldCharType="begin"/>
                      </w:r>
                      <w:r w:rsidRPr="002132C9">
                        <w:rPr>
                          <w:b/>
                          <w:bCs/>
                          <w:i w:val="0"/>
                          <w:iCs w:val="0"/>
                          <w:color w:val="auto"/>
                          <w:sz w:val="24"/>
                          <w:szCs w:val="24"/>
                        </w:rPr>
                        <w:instrText xml:space="preserve"> SEQ Table \* ARABIC </w:instrText>
                      </w:r>
                      <w:r w:rsidRPr="002132C9">
                        <w:rPr>
                          <w:b/>
                          <w:bCs/>
                          <w:i w:val="0"/>
                          <w:iCs w:val="0"/>
                          <w:color w:val="auto"/>
                          <w:sz w:val="24"/>
                          <w:szCs w:val="24"/>
                        </w:rPr>
                        <w:fldChar w:fldCharType="separate"/>
                      </w:r>
                      <w:r>
                        <w:rPr>
                          <w:b/>
                          <w:bCs/>
                          <w:i w:val="0"/>
                          <w:iCs w:val="0"/>
                          <w:noProof/>
                          <w:color w:val="auto"/>
                          <w:sz w:val="24"/>
                          <w:szCs w:val="24"/>
                        </w:rPr>
                        <w:t>1</w:t>
                      </w:r>
                      <w:r w:rsidRPr="002132C9">
                        <w:rPr>
                          <w:b/>
                          <w:bCs/>
                          <w:i w:val="0"/>
                          <w:iCs w:val="0"/>
                          <w:color w:val="auto"/>
                          <w:sz w:val="24"/>
                          <w:szCs w:val="24"/>
                        </w:rPr>
                        <w:fldChar w:fldCharType="end"/>
                      </w:r>
                      <w:r>
                        <w:rPr>
                          <w:b/>
                          <w:bCs/>
                          <w:i w:val="0"/>
                          <w:iCs w:val="0"/>
                          <w:color w:val="auto"/>
                          <w:sz w:val="24"/>
                          <w:szCs w:val="24"/>
                        </w:rPr>
                        <w:t xml:space="preserve">: </w:t>
                      </w:r>
                      <w:r w:rsidRPr="002F04D6">
                        <w:rPr>
                          <w:i w:val="0"/>
                          <w:iCs w:val="0"/>
                          <w:color w:val="auto"/>
                          <w:sz w:val="24"/>
                          <w:szCs w:val="24"/>
                        </w:rPr>
                        <w:t>Description of the configuration of the compressible flow simulations to investigate airflow around the NASA P-3.</w:t>
                      </w:r>
                    </w:p>
                  </w:txbxContent>
                </v:textbox>
                <w10:wrap type="topAndBottom" anchory="page"/>
              </v:shape>
            </w:pict>
          </mc:Fallback>
        </mc:AlternateContent>
      </w:r>
      <w:r w:rsidR="0070794E">
        <w:rPr>
          <w:rFonts w:cs="Times New Roman"/>
          <w:i/>
          <w:iCs/>
        </w:rPr>
        <w:t xml:space="preserve">fvOptions </w:t>
      </w:r>
      <w:r w:rsidR="0070794E">
        <w:rPr>
          <w:rFonts w:cs="Times New Roman"/>
        </w:rPr>
        <w:t xml:space="preserve">and </w:t>
      </w:r>
      <w:r w:rsidR="0070794E">
        <w:rPr>
          <w:rFonts w:cs="Times New Roman"/>
          <w:i/>
          <w:iCs/>
        </w:rPr>
        <w:t xml:space="preserve">fvSolution </w:t>
      </w:r>
      <w:r w:rsidR="0070794E">
        <w:rPr>
          <w:rFonts w:cs="Times New Roman"/>
        </w:rPr>
        <w:t xml:space="preserve">files </w:t>
      </w:r>
      <w:r w:rsidR="006552DA">
        <w:rPr>
          <w:rFonts w:cs="Times New Roman"/>
        </w:rPr>
        <w:t xml:space="preserve">contain the options and interpolation schemes for the simulation. </w:t>
      </w:r>
      <w:r w:rsidR="00BF5716">
        <w:rPr>
          <w:rFonts w:cs="Times New Roman"/>
        </w:rPr>
        <w:t xml:space="preserve">The </w:t>
      </w:r>
      <w:r w:rsidR="00BF5716" w:rsidRPr="00BF5716">
        <w:rPr>
          <w:rFonts w:cs="Times New Roman"/>
          <w:i/>
          <w:iCs/>
        </w:rPr>
        <w:t>residual</w:t>
      </w:r>
      <w:r w:rsidR="00BF5716">
        <w:rPr>
          <w:rFonts w:cs="Times New Roman"/>
        </w:rPr>
        <w:t xml:space="preserve">, </w:t>
      </w:r>
      <w:r w:rsidR="00BF5716" w:rsidRPr="00BF5716">
        <w:rPr>
          <w:rFonts w:cs="Times New Roman"/>
          <w:i/>
          <w:iCs/>
        </w:rPr>
        <w:t>sample</w:t>
      </w:r>
      <w:r w:rsidR="00BF5716">
        <w:rPr>
          <w:rFonts w:cs="Times New Roman"/>
        </w:rPr>
        <w:t xml:space="preserve"> and </w:t>
      </w:r>
      <w:r w:rsidR="00BF5716" w:rsidRPr="00BF5716">
        <w:rPr>
          <w:rFonts w:cs="Times New Roman"/>
          <w:i/>
          <w:iCs/>
        </w:rPr>
        <w:t>singleGrap</w:t>
      </w:r>
      <w:r w:rsidR="002801D0">
        <w:rPr>
          <w:rFonts w:cs="Times New Roman"/>
          <w:i/>
          <w:iCs/>
        </w:rPr>
        <w:t xml:space="preserve">h </w:t>
      </w:r>
      <w:r w:rsidR="002801D0">
        <w:rPr>
          <w:rFonts w:cs="Times New Roman"/>
        </w:rPr>
        <w:t xml:space="preserve">files </w:t>
      </w:r>
      <w:r w:rsidR="00D66555">
        <w:rPr>
          <w:rFonts w:cs="Times New Roman"/>
        </w:rPr>
        <w:t>are used to output specific information from each simulation in human-readable formats for a given</w:t>
      </w:r>
      <w:r w:rsidR="00222D9D">
        <w:rPr>
          <w:rFonts w:cs="Times New Roman"/>
        </w:rPr>
        <w:t xml:space="preserve"> set of</w:t>
      </w:r>
      <w:r w:rsidR="00D66555">
        <w:rPr>
          <w:rFonts w:cs="Times New Roman"/>
        </w:rPr>
        <w:t xml:space="preserve"> coordinates within the domain. </w:t>
      </w:r>
      <w:r w:rsidR="00A22E10">
        <w:rPr>
          <w:rFonts w:cs="Times New Roman"/>
        </w:rPr>
        <w:t xml:space="preserve">All of these files are contained within </w:t>
      </w:r>
      <w:r w:rsidR="00A22E10" w:rsidRPr="00A22E10">
        <w:rPr>
          <w:rFonts w:cs="Times New Roman"/>
          <w:highlight w:val="cyan"/>
        </w:rPr>
        <w:t>Appendix D</w:t>
      </w:r>
      <w:r w:rsidR="00A22E10">
        <w:rPr>
          <w:rFonts w:cs="Times New Roman"/>
        </w:rPr>
        <w:t>.</w:t>
      </w:r>
    </w:p>
    <w:p w14:paraId="32A5C124" w14:textId="7E98D0C8" w:rsidR="007E7147" w:rsidRDefault="00753761" w:rsidP="007E7147">
      <w:pPr>
        <w:jc w:val="center"/>
        <w:rPr>
          <w:rFonts w:cs="Times New Roman"/>
        </w:rPr>
      </w:pPr>
      <w:r>
        <w:rPr>
          <w:rFonts w:cs="Times New Roman"/>
        </w:rPr>
        <w:t>OPENFOAM – NASA P-3 CASES</w:t>
      </w:r>
    </w:p>
    <w:p w14:paraId="2A759116" w14:textId="5EC2513B" w:rsidR="00FA227D" w:rsidRDefault="007F4190" w:rsidP="00F12702">
      <w:pPr>
        <w:ind w:firstLine="720"/>
        <w:rPr>
          <w:rFonts w:cs="Times New Roman"/>
        </w:rPr>
      </w:pPr>
      <w:r>
        <w:rPr>
          <w:rFonts w:cs="Times New Roman"/>
        </w:rPr>
        <w:t>To</w:t>
      </w:r>
      <w:r w:rsidR="00F27BFE">
        <w:rPr>
          <w:rFonts w:cs="Times New Roman"/>
        </w:rPr>
        <w:t xml:space="preserve"> investigate the airflow around the NASA P-3 for the Extended and Navy pylon configurations</w:t>
      </w:r>
      <w:r w:rsidR="00541866">
        <w:rPr>
          <w:rFonts w:cs="Times New Roman"/>
        </w:rPr>
        <w:t>, simulations of both pylon configurations are performed</w:t>
      </w:r>
      <w:r w:rsidR="00A329F5">
        <w:rPr>
          <w:rFonts w:cs="Times New Roman"/>
        </w:rPr>
        <w:t xml:space="preserve"> for multiple </w:t>
      </w:r>
      <w:r w:rsidR="00A329F5" w:rsidRPr="002172DD">
        <w:rPr>
          <w:rFonts w:cs="Times New Roman"/>
        </w:rPr>
        <w:t>airspeeds, pressure and temperature combinations and angle of attacks</w:t>
      </w:r>
      <w:r w:rsidR="007824E7" w:rsidRPr="002172DD">
        <w:rPr>
          <w:rFonts w:cs="Times New Roman"/>
        </w:rPr>
        <w:t xml:space="preserve"> as described </w:t>
      </w:r>
      <w:r w:rsidR="00A329F5" w:rsidRPr="002172DD">
        <w:rPr>
          <w:rFonts w:cs="Times New Roman"/>
        </w:rPr>
        <w:t>withi</w:t>
      </w:r>
      <w:r w:rsidR="00541866" w:rsidRPr="002172DD">
        <w:rPr>
          <w:rFonts w:cs="Times New Roman"/>
        </w:rPr>
        <w:t>n Table I</w:t>
      </w:r>
      <w:r w:rsidR="00A329F5" w:rsidRPr="002172DD">
        <w:rPr>
          <w:rFonts w:cs="Times New Roman"/>
        </w:rPr>
        <w:t xml:space="preserve">. </w:t>
      </w:r>
      <w:r w:rsidR="00541866" w:rsidRPr="002172DD">
        <w:rPr>
          <w:rFonts w:cs="Times New Roman"/>
        </w:rPr>
        <w:t xml:space="preserve"> </w:t>
      </w:r>
      <w:r w:rsidR="007824E7" w:rsidRPr="002172DD">
        <w:rPr>
          <w:rFonts w:cs="Times New Roman"/>
        </w:rPr>
        <w:t xml:space="preserve">The airspeed, pressure and temperature parameters were determined </w:t>
      </w:r>
      <w:r w:rsidR="005C6FDB" w:rsidRPr="002172DD">
        <w:rPr>
          <w:rFonts w:cs="Times New Roman"/>
        </w:rPr>
        <w:t xml:space="preserve">from </w:t>
      </w:r>
      <w:r w:rsidR="00822E43" w:rsidRPr="002172DD">
        <w:rPr>
          <w:rFonts w:cs="Times New Roman"/>
        </w:rPr>
        <w:t xml:space="preserve">the average </w:t>
      </w:r>
      <w:r w:rsidR="00F10F3A" w:rsidRPr="002172DD">
        <w:rPr>
          <w:rFonts w:cs="Times New Roman"/>
        </w:rPr>
        <w:t xml:space="preserve">environmental parameters observed during the ORACLES-2018 cloud profiles, shown in </w:t>
      </w:r>
      <w:commentRangeStart w:id="70"/>
      <w:r w:rsidR="00F10F3A" w:rsidRPr="002172DD">
        <w:rPr>
          <w:rFonts w:cs="Times New Roman"/>
        </w:rPr>
        <w:lastRenderedPageBreak/>
        <w:t>Figure 6</w:t>
      </w:r>
      <w:commentRangeEnd w:id="70"/>
      <w:r w:rsidR="002172DD">
        <w:rPr>
          <w:rStyle w:val="CommentReference"/>
        </w:rPr>
        <w:commentReference w:id="70"/>
      </w:r>
      <w:r w:rsidR="00F10F3A" w:rsidRPr="002172DD">
        <w:rPr>
          <w:rFonts w:cs="Times New Roman"/>
        </w:rPr>
        <w:t>.</w:t>
      </w:r>
      <w:r w:rsidR="00F40334" w:rsidRPr="002172DD">
        <w:rPr>
          <w:rFonts w:cs="Times New Roman"/>
        </w:rPr>
        <w:t xml:space="preserve"> </w:t>
      </w:r>
      <w:r w:rsidR="00E46CFE" w:rsidRPr="002172DD">
        <w:rPr>
          <w:rFonts w:cs="Times New Roman"/>
        </w:rPr>
        <w:t xml:space="preserve">Multiple airspeeds, pressures, and temperatures were chosen </w:t>
      </w:r>
      <w:r w:rsidR="00B75A3D" w:rsidRPr="002172DD">
        <w:rPr>
          <w:rFonts w:cs="Times New Roman"/>
        </w:rPr>
        <w:t>to</w:t>
      </w:r>
      <w:r w:rsidR="00E46CFE" w:rsidRPr="002172DD">
        <w:rPr>
          <w:rFonts w:cs="Times New Roman"/>
        </w:rPr>
        <w:t xml:space="preserve"> determine the sensitivity of the compressible</w:t>
      </w:r>
      <w:r w:rsidR="00E46CFE">
        <w:rPr>
          <w:rFonts w:cs="Times New Roman"/>
        </w:rPr>
        <w:t xml:space="preserve"> flow solutions </w:t>
      </w:r>
      <w:r w:rsidR="003358B8">
        <w:rPr>
          <w:rFonts w:cs="Times New Roman"/>
        </w:rPr>
        <w:t xml:space="preserve">to airspeed and environmental temperature and pressure. </w:t>
      </w:r>
      <w:r w:rsidR="00E54E0D">
        <w:rPr>
          <w:rFonts w:cs="Times New Roman"/>
        </w:rPr>
        <w:t>As there was no available angle of attack measurement from the NASA P-3 during ORACLES, t</w:t>
      </w:r>
      <w:r w:rsidR="002E0765">
        <w:rPr>
          <w:rFonts w:cs="Times New Roman"/>
        </w:rPr>
        <w:t xml:space="preserve">he maximum range of angle of attacks was chosen for this analysis </w:t>
      </w:r>
      <w:r w:rsidR="00390620">
        <w:rPr>
          <w:rFonts w:cs="Times New Roman"/>
        </w:rPr>
        <w:t xml:space="preserve">to capture the full range of flow distortion by the </w:t>
      </w:r>
      <w:r w:rsidR="003D7C43">
        <w:rPr>
          <w:rFonts w:cs="Times New Roman"/>
        </w:rPr>
        <w:t xml:space="preserve">movement of the aircraft. </w:t>
      </w:r>
      <w:r w:rsidR="00E12414">
        <w:rPr>
          <w:rFonts w:cs="Times New Roman"/>
        </w:rPr>
        <w:t xml:space="preserve">Since any change </w:t>
      </w:r>
      <w:r w:rsidR="004C1357">
        <w:rPr>
          <w:rFonts w:cs="Times New Roman"/>
        </w:rPr>
        <w:t>to</w:t>
      </w:r>
      <w:r w:rsidR="00E12414">
        <w:rPr>
          <w:rFonts w:cs="Times New Roman"/>
        </w:rPr>
        <w:t xml:space="preserve"> the orientation of the aircraft</w:t>
      </w:r>
      <w:r w:rsidR="001A75EE">
        <w:rPr>
          <w:rFonts w:cs="Times New Roman"/>
        </w:rPr>
        <w:t xml:space="preserve"> </w:t>
      </w:r>
      <w:r w:rsidR="00E12414">
        <w:rPr>
          <w:rFonts w:cs="Times New Roman"/>
        </w:rPr>
        <w:t>within the domain</w:t>
      </w:r>
      <w:r w:rsidR="001A75EE">
        <w:rPr>
          <w:rFonts w:cs="Times New Roman"/>
        </w:rPr>
        <w:t xml:space="preserve"> would require reprocessing of the </w:t>
      </w:r>
      <w:r w:rsidR="001A75EE" w:rsidRPr="001A75EE">
        <w:rPr>
          <w:rFonts w:cs="Times New Roman"/>
          <w:i/>
          <w:iCs/>
        </w:rPr>
        <w:t>snappyHexMesh</w:t>
      </w:r>
      <w:r w:rsidR="001A75EE">
        <w:rPr>
          <w:rFonts w:cs="Times New Roman"/>
        </w:rPr>
        <w:t xml:space="preserve"> algorithm</w:t>
      </w:r>
      <w:r w:rsidR="00E12414">
        <w:rPr>
          <w:rFonts w:cs="Times New Roman"/>
        </w:rPr>
        <w:t>, t</w:t>
      </w:r>
      <w:r w:rsidR="003D7C43">
        <w:rPr>
          <w:rFonts w:cs="Times New Roman"/>
        </w:rPr>
        <w:t xml:space="preserve">he angle of attack was implemented within each simulation by </w:t>
      </w:r>
      <w:r w:rsidR="008341C1">
        <w:rPr>
          <w:noProof/>
        </w:rPr>
        <mc:AlternateContent>
          <mc:Choice Requires="wps">
            <w:drawing>
              <wp:anchor distT="0" distB="0" distL="114300" distR="114300" simplePos="0" relativeHeight="251676672" behindDoc="0" locked="0" layoutInCell="1" allowOverlap="1" wp14:anchorId="5FB31EF2" wp14:editId="73B3ADBD">
                <wp:simplePos x="0" y="0"/>
                <wp:positionH relativeFrom="column">
                  <wp:posOffset>-160867</wp:posOffset>
                </wp:positionH>
                <wp:positionV relativeFrom="page">
                  <wp:posOffset>4470400</wp:posOffset>
                </wp:positionV>
                <wp:extent cx="6273800" cy="393700"/>
                <wp:effectExtent l="0" t="0" r="0" b="6350"/>
                <wp:wrapTopAndBottom/>
                <wp:docPr id="12" name="Text Box 12"/>
                <wp:cNvGraphicFramePr/>
                <a:graphic xmlns:a="http://schemas.openxmlformats.org/drawingml/2006/main">
                  <a:graphicData uri="http://schemas.microsoft.com/office/word/2010/wordprocessingShape">
                    <wps:wsp>
                      <wps:cNvSpPr txBox="1"/>
                      <wps:spPr>
                        <a:xfrm>
                          <a:off x="0" y="0"/>
                          <a:ext cx="6273800" cy="393700"/>
                        </a:xfrm>
                        <a:prstGeom prst="rect">
                          <a:avLst/>
                        </a:prstGeom>
                        <a:solidFill>
                          <a:prstClr val="white"/>
                        </a:solidFill>
                        <a:ln>
                          <a:noFill/>
                        </a:ln>
                      </wps:spPr>
                      <wps:txbx>
                        <w:txbxContent>
                          <w:p w14:paraId="376A52C2" w14:textId="7C1FC935" w:rsidR="00C0442D" w:rsidRPr="00740BDD" w:rsidRDefault="00C0442D" w:rsidP="008341C1">
                            <w:pPr>
                              <w:pStyle w:val="Caption"/>
                              <w:rPr>
                                <w:rFonts w:cs="Times New Roman"/>
                                <w:i w:val="0"/>
                                <w:iCs w:val="0"/>
                                <w:color w:val="auto"/>
                                <w:sz w:val="24"/>
                                <w:szCs w:val="24"/>
                              </w:rPr>
                            </w:pPr>
                            <w:r w:rsidRPr="00740BDD">
                              <w:rPr>
                                <w:b/>
                                <w:bCs/>
                                <w:i w:val="0"/>
                                <w:iCs w:val="0"/>
                                <w:color w:val="auto"/>
                                <w:sz w:val="24"/>
                                <w:szCs w:val="24"/>
                              </w:rPr>
                              <w:t xml:space="preserve">Figure 6: </w:t>
                            </w:r>
                            <w:r w:rsidRPr="00740BDD">
                              <w:rPr>
                                <w:i w:val="0"/>
                                <w:iCs w:val="0"/>
                                <w:color w:val="auto"/>
                                <w:sz w:val="24"/>
                                <w:szCs w:val="24"/>
                              </w:rPr>
                              <w:t>ORACLES aircraft environmental parameters used to initialize the rhoSimpleFoam solver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31EF2" id="Text Box 12" o:spid="_x0000_s1032" type="#_x0000_t202" style="position:absolute;left:0;text-align:left;margin-left:-12.65pt;margin-top:352pt;width:494pt;height: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" stroked="f">
                <v:textbox inset="0,0,0,0">
                  <w:txbxContent>
                    <w:p w14:paraId="376A52C2" w14:textId="7C1FC935" w:rsidR="00C0442D" w:rsidRPr="00740BDD" w:rsidRDefault="00C0442D" w:rsidP="008341C1">
                      <w:pPr>
                        <w:pStyle w:val="Caption"/>
                        <w:rPr>
                          <w:rFonts w:cs="Times New Roman"/>
                          <w:i w:val="0"/>
                          <w:iCs w:val="0"/>
                          <w:color w:val="auto"/>
                          <w:sz w:val="24"/>
                          <w:szCs w:val="24"/>
                        </w:rPr>
                      </w:pPr>
                      <w:r w:rsidRPr="00740BDD">
                        <w:rPr>
                          <w:b/>
                          <w:bCs/>
                          <w:i w:val="0"/>
                          <w:iCs w:val="0"/>
                          <w:color w:val="auto"/>
                          <w:sz w:val="24"/>
                          <w:szCs w:val="24"/>
                        </w:rPr>
                        <w:t xml:space="preserve">Figure 6: </w:t>
                      </w:r>
                      <w:r w:rsidRPr="00740BDD">
                        <w:rPr>
                          <w:i w:val="0"/>
                          <w:iCs w:val="0"/>
                          <w:color w:val="auto"/>
                          <w:sz w:val="24"/>
                          <w:szCs w:val="24"/>
                        </w:rPr>
                        <w:t>ORACLES aircraft environmental parameters used to initialize the rhoSimpleFoam solver</w:t>
                      </w:r>
                    </w:p>
                  </w:txbxContent>
                </v:textbox>
                <w10:wrap type="topAndBottom" anchory="page"/>
              </v:shape>
            </w:pict>
          </mc:Fallback>
        </mc:AlternateContent>
      </w:r>
      <w:r w:rsidR="00A10108">
        <w:rPr>
          <w:noProof/>
        </w:rPr>
        <w:drawing>
          <wp:anchor distT="0" distB="0" distL="114300" distR="114300" simplePos="0" relativeHeight="251674624" behindDoc="0" locked="0" layoutInCell="1" allowOverlap="1" wp14:anchorId="566C1E07" wp14:editId="6C2E95EB">
            <wp:simplePos x="0" y="0"/>
            <wp:positionH relativeFrom="column">
              <wp:posOffset>-500168</wp:posOffset>
            </wp:positionH>
            <wp:positionV relativeFrom="page">
              <wp:posOffset>677121</wp:posOffset>
            </wp:positionV>
            <wp:extent cx="6840855" cy="3870325"/>
            <wp:effectExtent l="0" t="0" r="0" b="0"/>
            <wp:wrapTopAndBottom/>
            <wp:docPr id="11" name="Content Placeholder 7" descr="Chart, box and whisker chart&#10;&#10;Description automatically generated">
              <a:extLst xmlns:a="http://schemas.openxmlformats.org/drawingml/2006/main">
                <a:ext uri="{FF2B5EF4-FFF2-40B4-BE49-F238E27FC236}">
                  <a16:creationId xmlns:a16="http://schemas.microsoft.com/office/drawing/2014/main" id="{BF87780A-3B66-41AC-8275-964CBEEECE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Chart, box and whisker chart&#10;&#10;Description automatically generated">
                      <a:extLst>
                        <a:ext uri="{FF2B5EF4-FFF2-40B4-BE49-F238E27FC236}">
                          <a16:creationId xmlns:a16="http://schemas.microsoft.com/office/drawing/2014/main" id="{BF87780A-3B66-41AC-8275-964CBEEECE0F}"/>
                        </a:ext>
                      </a:extLst>
                    </pic:cNvPr>
                    <pic:cNvPicPr>
                      <a:picLocks noGrp="1" noChangeAspect="1"/>
                    </pic:cNvPicPr>
                  </pic:nvPicPr>
                  <pic:blipFill rotWithShape="1">
                    <a:blip r:embed="rId22" cstate="print">
                      <a:extLst>
                        <a:ext uri="{28A0092B-C50C-407E-A947-70E740481C1C}">
                          <a14:useLocalDpi xmlns:a14="http://schemas.microsoft.com/office/drawing/2010/main" val="0"/>
                        </a:ext>
                      </a:extLst>
                    </a:blip>
                    <a:srcRect l="7733" t="1221" r="6990" b="3926"/>
                    <a:stretch/>
                  </pic:blipFill>
                  <pic:spPr>
                    <a:xfrm>
                      <a:off x="0" y="0"/>
                      <a:ext cx="6840855" cy="3870325"/>
                    </a:xfrm>
                    <a:prstGeom prst="rect">
                      <a:avLst/>
                    </a:prstGeom>
                  </pic:spPr>
                </pic:pic>
              </a:graphicData>
            </a:graphic>
            <wp14:sizeRelH relativeFrom="margin">
              <wp14:pctWidth>0</wp14:pctWidth>
            </wp14:sizeRelH>
            <wp14:sizeRelV relativeFrom="margin">
              <wp14:pctHeight>0</wp14:pctHeight>
            </wp14:sizeRelV>
          </wp:anchor>
        </w:drawing>
      </w:r>
      <w:r w:rsidR="003D7C43">
        <w:rPr>
          <w:rFonts w:cs="Times New Roman"/>
        </w:rPr>
        <w:t>altering the three-dimensional velocity components</w:t>
      </w:r>
      <w:r w:rsidR="007324BC">
        <w:rPr>
          <w:rFonts w:cs="Times New Roman"/>
        </w:rPr>
        <w:t xml:space="preserve"> of the input patch</w:t>
      </w:r>
      <w:r w:rsidR="003D7C43">
        <w:rPr>
          <w:rFonts w:cs="Times New Roman"/>
        </w:rPr>
        <w:t xml:space="preserve"> within </w:t>
      </w:r>
      <w:r w:rsidR="005D73EA">
        <w:rPr>
          <w:rFonts w:cs="Times New Roman"/>
        </w:rPr>
        <w:t xml:space="preserve">the </w:t>
      </w:r>
      <w:r w:rsidR="005D73EA" w:rsidRPr="005D73EA">
        <w:rPr>
          <w:rFonts w:cs="Times New Roman"/>
          <w:i/>
          <w:iCs/>
        </w:rPr>
        <w:t>U</w:t>
      </w:r>
      <w:r w:rsidR="005D73EA">
        <w:rPr>
          <w:rFonts w:cs="Times New Roman"/>
        </w:rPr>
        <w:t xml:space="preserve"> initialization file. </w:t>
      </w:r>
    </w:p>
    <w:p w14:paraId="6890EBA7" w14:textId="697F7AF1" w:rsidR="00A87E1C" w:rsidRDefault="00A87E1C" w:rsidP="00D93677">
      <w:pPr>
        <w:spacing w:after="160" w:line="259" w:lineRule="auto"/>
        <w:sectPr w:rsidR="00A87E1C" w:rsidSect="00D1359F">
          <w:pgSz w:w="12240" w:h="15840"/>
          <w:pgMar w:top="1440" w:right="1440" w:bottom="1440" w:left="1800" w:header="720" w:footer="720" w:gutter="0"/>
          <w:lnNumType w:countBy="1" w:restart="continuous"/>
          <w:pgNumType w:start="0"/>
          <w:cols w:space="720"/>
          <w:titlePg/>
          <w:docGrid w:linePitch="360"/>
          <w:sectPrChange w:id="71" w:author="Joseph O'Brien" w:date="2021-11-05T22:04:00Z">
            <w:sectPr w:rsidR="00A87E1C" w:rsidSect="00D1359F">
              <w:pgMar w:top="1440" w:right="1440" w:bottom="1440" w:left="1800" w:header="720" w:footer="720" w:gutter="0"/>
              <w:lnNumType w:countBy="0" w:restart="newPage"/>
            </w:sectPr>
          </w:sectPrChange>
        </w:sectPr>
      </w:pPr>
    </w:p>
    <w:p w14:paraId="5D829333" w14:textId="16DBA118" w:rsidR="00F60F1D" w:rsidRDefault="003D6B4C" w:rsidP="006C1B4B">
      <w:pPr>
        <w:spacing w:after="160" w:line="259" w:lineRule="auto"/>
        <w:jc w:val="center"/>
      </w:pPr>
      <w:r>
        <w:lastRenderedPageBreak/>
        <w:t>REFERENCES</w:t>
      </w:r>
    </w:p>
    <w:p w14:paraId="02BFD963" w14:textId="5B913EF7" w:rsidR="00E369D6" w:rsidRDefault="00E369D6" w:rsidP="00953E44">
      <w:pPr>
        <w:spacing w:before="240" w:after="240" w:line="240" w:lineRule="auto"/>
        <w:jc w:val="center"/>
      </w:pPr>
    </w:p>
    <w:p w14:paraId="68B0A399" w14:textId="77777777" w:rsidR="00863C27" w:rsidRPr="00863C27" w:rsidRDefault="007C3C7D" w:rsidP="00863C27">
      <w:pPr>
        <w:pStyle w:val="Bibliography"/>
        <w:rPr>
          <w:rFonts w:cs="Times New Roman"/>
        </w:rPr>
      </w:pPr>
      <w:r>
        <w:fldChar w:fldCharType="begin"/>
      </w:r>
      <w:r>
        <w:instrText xml:space="preserve"> ADDIN ZOTERO_BIBL {"uncited":[],"omitted":[],"custom":[]} CSL_BIBLIOGRAPHY </w:instrText>
      </w:r>
      <w:r>
        <w:fldChar w:fldCharType="separate"/>
      </w:r>
      <w:r w:rsidR="00863C27" w:rsidRPr="00863C27">
        <w:rPr>
          <w:rFonts w:cs="Times New Roman"/>
        </w:rPr>
        <w:t xml:space="preserve">Albrecht, B. A., 1989: Aerosols, cloud microphysics, and fractional cloudiness. </w:t>
      </w:r>
      <w:r w:rsidR="00863C27" w:rsidRPr="00863C27">
        <w:rPr>
          <w:rFonts w:cs="Times New Roman"/>
          <w:i/>
          <w:iCs/>
        </w:rPr>
        <w:t>Science</w:t>
      </w:r>
      <w:r w:rsidR="00863C27" w:rsidRPr="00863C27">
        <w:rPr>
          <w:rFonts w:cs="Times New Roman"/>
        </w:rPr>
        <w:t xml:space="preserve">, </w:t>
      </w:r>
      <w:r w:rsidR="00863C27" w:rsidRPr="00863C27">
        <w:rPr>
          <w:rFonts w:cs="Times New Roman"/>
          <w:b/>
          <w:bCs/>
        </w:rPr>
        <w:t>245</w:t>
      </w:r>
      <w:r w:rsidR="00863C27" w:rsidRPr="00863C27">
        <w:rPr>
          <w:rFonts w:cs="Times New Roman"/>
        </w:rPr>
        <w:t>, 1227+.</w:t>
      </w:r>
    </w:p>
    <w:p w14:paraId="5B810B62" w14:textId="77777777" w:rsidR="00863C27" w:rsidRPr="00863C27" w:rsidRDefault="00863C27" w:rsidP="00863C27">
      <w:pPr>
        <w:pStyle w:val="Bibliography"/>
        <w:rPr>
          <w:rFonts w:cs="Times New Roman"/>
        </w:rPr>
      </w:pPr>
      <w:r w:rsidRPr="00863C27">
        <w:rPr>
          <w:rFonts w:cs="Times New Roman"/>
        </w:rPr>
        <w:t xml:space="preserve">Andela, N., and Coauthors, 2017: A human-driven decline in global burned area. </w:t>
      </w:r>
      <w:r w:rsidRPr="00863C27">
        <w:rPr>
          <w:rFonts w:cs="Times New Roman"/>
          <w:i/>
          <w:iCs/>
        </w:rPr>
        <w:t>Science</w:t>
      </w:r>
      <w:r w:rsidRPr="00863C27">
        <w:rPr>
          <w:rFonts w:cs="Times New Roman"/>
        </w:rPr>
        <w:t xml:space="preserve">, </w:t>
      </w:r>
      <w:r w:rsidRPr="00863C27">
        <w:rPr>
          <w:rFonts w:cs="Times New Roman"/>
          <w:b/>
          <w:bCs/>
        </w:rPr>
        <w:t>356</w:t>
      </w:r>
      <w:r w:rsidRPr="00863C27">
        <w:rPr>
          <w:rFonts w:cs="Times New Roman"/>
        </w:rPr>
        <w:t>, 1356–1362, https://doi.org/10.1126/science.aal4108.</w:t>
      </w:r>
    </w:p>
    <w:p w14:paraId="009E9089" w14:textId="77777777" w:rsidR="00863C27" w:rsidRPr="00863C27" w:rsidRDefault="00863C27" w:rsidP="00863C27">
      <w:pPr>
        <w:pStyle w:val="Bibliography"/>
        <w:rPr>
          <w:rFonts w:cs="Times New Roman"/>
        </w:rPr>
      </w:pPr>
      <w:r w:rsidRPr="00863C27">
        <w:rPr>
          <w:rFonts w:cs="Times New Roman"/>
        </w:rPr>
        <w:t xml:space="preserve">Beard, K. V., 1983: Reorientation of Hydrometeors in Aircraft Accelerated Flow. </w:t>
      </w:r>
      <w:r w:rsidRPr="00863C27">
        <w:rPr>
          <w:rFonts w:cs="Times New Roman"/>
          <w:i/>
          <w:iCs/>
        </w:rPr>
        <w:t>J. Appl. Meteorol. Climatol.</w:t>
      </w:r>
      <w:r w:rsidRPr="00863C27">
        <w:rPr>
          <w:rFonts w:cs="Times New Roman"/>
        </w:rPr>
        <w:t xml:space="preserve">, </w:t>
      </w:r>
      <w:r w:rsidRPr="00863C27">
        <w:rPr>
          <w:rFonts w:cs="Times New Roman"/>
          <w:b/>
          <w:bCs/>
        </w:rPr>
        <w:t>22</w:t>
      </w:r>
      <w:r w:rsidRPr="00863C27">
        <w:rPr>
          <w:rFonts w:cs="Times New Roman"/>
        </w:rPr>
        <w:t>, 1961–1963, https://doi.org/10.1175/1520-0450(1983)022&lt;1961:ROHIAA&gt;2.0.CO;2.</w:t>
      </w:r>
    </w:p>
    <w:p w14:paraId="5E1B9AC1" w14:textId="77777777" w:rsidR="00863C27" w:rsidRPr="00863C27" w:rsidRDefault="00863C27" w:rsidP="00863C27">
      <w:pPr>
        <w:pStyle w:val="Bibliography"/>
        <w:rPr>
          <w:rFonts w:cs="Times New Roman"/>
        </w:rPr>
      </w:pPr>
      <w:r w:rsidRPr="00863C27">
        <w:rPr>
          <w:rFonts w:cs="Times New Roman"/>
        </w:rPr>
        <w:t xml:space="preserve">Bellouin, N., and Coauthors, 2020: Bounding Global Aerosol Radiative Forcing of Climate Change. </w:t>
      </w:r>
      <w:r w:rsidRPr="00863C27">
        <w:rPr>
          <w:rFonts w:cs="Times New Roman"/>
          <w:i/>
          <w:iCs/>
        </w:rPr>
        <w:t>Rev. Geophys.</w:t>
      </w:r>
      <w:r w:rsidRPr="00863C27">
        <w:rPr>
          <w:rFonts w:cs="Times New Roman"/>
        </w:rPr>
        <w:t xml:space="preserve">, </w:t>
      </w:r>
      <w:r w:rsidRPr="00863C27">
        <w:rPr>
          <w:rFonts w:cs="Times New Roman"/>
          <w:b/>
          <w:bCs/>
        </w:rPr>
        <w:t>58</w:t>
      </w:r>
      <w:r w:rsidRPr="00863C27">
        <w:rPr>
          <w:rFonts w:cs="Times New Roman"/>
        </w:rPr>
        <w:t>, e2019RG000660, https://doi.org/10.1029/2019RG000660.</w:t>
      </w:r>
    </w:p>
    <w:p w14:paraId="640CC6CA" w14:textId="77777777" w:rsidR="00863C27" w:rsidRPr="00863C27" w:rsidRDefault="00863C27" w:rsidP="00863C27">
      <w:pPr>
        <w:pStyle w:val="Bibliography"/>
        <w:rPr>
          <w:rFonts w:cs="Times New Roman"/>
        </w:rPr>
      </w:pPr>
      <w:r w:rsidRPr="00863C27">
        <w:rPr>
          <w:rFonts w:cs="Times New Roman"/>
        </w:rPr>
        <w:t xml:space="preserve">Bennett, C. J., G. J. Nott, A. Wellpott, N. Lawson, M. Delise, B. Woodcock, and G. B. Gratton, 2019: Characterizing Instrumentation Canister Aerodynamics of FAAM BAe-146-301 Atmospheric Research Aircraft. </w:t>
      </w:r>
      <w:r w:rsidRPr="00863C27">
        <w:rPr>
          <w:rFonts w:cs="Times New Roman"/>
          <w:i/>
          <w:iCs/>
        </w:rPr>
        <w:t>J. Aerosp. Eng.</w:t>
      </w:r>
      <w:r w:rsidRPr="00863C27">
        <w:rPr>
          <w:rFonts w:cs="Times New Roman"/>
        </w:rPr>
        <w:t xml:space="preserve">, </w:t>
      </w:r>
      <w:r w:rsidRPr="00863C27">
        <w:rPr>
          <w:rFonts w:cs="Times New Roman"/>
          <w:b/>
          <w:bCs/>
        </w:rPr>
        <w:t>32</w:t>
      </w:r>
      <w:r w:rsidRPr="00863C27">
        <w:rPr>
          <w:rFonts w:cs="Times New Roman"/>
        </w:rPr>
        <w:t>, 04019047, https://doi.org/10.1061/(ASCE)AS.1943-5525.0001044.</w:t>
      </w:r>
    </w:p>
    <w:p w14:paraId="59330F2B" w14:textId="77777777" w:rsidR="00863C27" w:rsidRPr="00863C27" w:rsidRDefault="00863C27" w:rsidP="00863C27">
      <w:pPr>
        <w:pStyle w:val="Bibliography"/>
        <w:rPr>
          <w:rFonts w:cs="Times New Roman"/>
        </w:rPr>
      </w:pPr>
      <w:r w:rsidRPr="00863C27">
        <w:rPr>
          <w:rFonts w:cs="Times New Roman"/>
        </w:rPr>
        <w:t xml:space="preserve">Boucher, O., and Coauthors, 2013: Clouds and Aerosols. </w:t>
      </w:r>
      <w:r w:rsidRPr="00863C27">
        <w:rPr>
          <w:rFonts w:cs="Times New Roman"/>
          <w:i/>
          <w:iCs/>
        </w:rPr>
        <w:t>Clim. Change 2013 Phys. Sci. Basis Contrib. Work. Group Fifth Assess. Rep. Intergov. Panel Clim. Change</w:t>
      </w:r>
      <w:r w:rsidRPr="00863C27">
        <w:rPr>
          <w:rFonts w:cs="Times New Roman"/>
        </w:rPr>
        <w:t>, 571–657.</w:t>
      </w:r>
    </w:p>
    <w:p w14:paraId="16D9D205" w14:textId="77777777" w:rsidR="00863C27" w:rsidRPr="00863C27" w:rsidRDefault="00863C27" w:rsidP="00863C27">
      <w:pPr>
        <w:pStyle w:val="Bibliography"/>
        <w:rPr>
          <w:rFonts w:cs="Times New Roman"/>
        </w:rPr>
      </w:pPr>
      <w:r w:rsidRPr="00863C27">
        <w:rPr>
          <w:rFonts w:cs="Times New Roman"/>
        </w:rPr>
        <w:t xml:space="preserve">Brioude, J., and Coauthors, 2009: Effect of biomass burning on marine stratocumulus clouds off the California coast. </w:t>
      </w:r>
      <w:r w:rsidRPr="00863C27">
        <w:rPr>
          <w:rFonts w:cs="Times New Roman"/>
          <w:i/>
          <w:iCs/>
        </w:rPr>
        <w:t>Atmos Chem Phys</w:t>
      </w:r>
      <w:r w:rsidRPr="00863C27">
        <w:rPr>
          <w:rFonts w:cs="Times New Roman"/>
        </w:rPr>
        <w:t xml:space="preserve">, </w:t>
      </w:r>
      <w:r w:rsidRPr="00863C27">
        <w:rPr>
          <w:rFonts w:cs="Times New Roman"/>
          <w:b/>
          <w:bCs/>
        </w:rPr>
        <w:t>9</w:t>
      </w:r>
      <w:r w:rsidRPr="00863C27">
        <w:rPr>
          <w:rFonts w:cs="Times New Roman"/>
        </w:rPr>
        <w:t>, 8841–8856, https://doi.org/10.5194/acp-9-8841-2009.</w:t>
      </w:r>
    </w:p>
    <w:p w14:paraId="3D5AC4C9" w14:textId="77777777" w:rsidR="00863C27" w:rsidRPr="00863C27" w:rsidRDefault="00863C27" w:rsidP="00863C27">
      <w:pPr>
        <w:pStyle w:val="Bibliography"/>
        <w:rPr>
          <w:rFonts w:cs="Times New Roman"/>
        </w:rPr>
      </w:pPr>
      <w:r w:rsidRPr="00863C27">
        <w:rPr>
          <w:rFonts w:cs="Times New Roman"/>
        </w:rPr>
        <w:t xml:space="preserve">Chand, D., R. Wood, T. L. Anderson, S. K. Satheesh, and R. J. Charlson, 2009: Satellite-derived direct radiative effect of aerosols dependent on cloud cover. </w:t>
      </w:r>
      <w:r w:rsidRPr="00863C27">
        <w:rPr>
          <w:rFonts w:cs="Times New Roman"/>
          <w:i/>
          <w:iCs/>
        </w:rPr>
        <w:t>Nat. Geosci.</w:t>
      </w:r>
      <w:r w:rsidRPr="00863C27">
        <w:rPr>
          <w:rFonts w:cs="Times New Roman"/>
        </w:rPr>
        <w:t xml:space="preserve">, </w:t>
      </w:r>
      <w:r w:rsidRPr="00863C27">
        <w:rPr>
          <w:rFonts w:cs="Times New Roman"/>
          <w:b/>
          <w:bCs/>
        </w:rPr>
        <w:t>2</w:t>
      </w:r>
      <w:r w:rsidRPr="00863C27">
        <w:rPr>
          <w:rFonts w:cs="Times New Roman"/>
        </w:rPr>
        <w:t>, 181–184, https://doi.org/10.1038/ngeo437.</w:t>
      </w:r>
    </w:p>
    <w:p w14:paraId="5E3C2AFC" w14:textId="77777777" w:rsidR="00863C27" w:rsidRPr="00863C27" w:rsidRDefault="00863C27" w:rsidP="00863C27">
      <w:pPr>
        <w:pStyle w:val="Bibliography"/>
        <w:rPr>
          <w:rFonts w:cs="Times New Roman"/>
        </w:rPr>
      </w:pPr>
      <w:r w:rsidRPr="00863C27">
        <w:rPr>
          <w:rFonts w:cs="Times New Roman"/>
        </w:rPr>
        <w:lastRenderedPageBreak/>
        <w:t xml:space="preserve">Coakley, J. A., and P. Chylek, 1975: The Two-Stream Approximation in Radiative Transfer: Including the Angle of the Incident Radiation. </w:t>
      </w:r>
      <w:r w:rsidRPr="00863C27">
        <w:rPr>
          <w:rFonts w:cs="Times New Roman"/>
          <w:i/>
          <w:iCs/>
        </w:rPr>
        <w:t>J. Atmospheric Sci.</w:t>
      </w:r>
      <w:r w:rsidRPr="00863C27">
        <w:rPr>
          <w:rFonts w:cs="Times New Roman"/>
        </w:rPr>
        <w:t xml:space="preserve">, </w:t>
      </w:r>
      <w:r w:rsidRPr="00863C27">
        <w:rPr>
          <w:rFonts w:cs="Times New Roman"/>
          <w:b/>
          <w:bCs/>
        </w:rPr>
        <w:t>32</w:t>
      </w:r>
      <w:r w:rsidRPr="00863C27">
        <w:rPr>
          <w:rFonts w:cs="Times New Roman"/>
        </w:rPr>
        <w:t>, 409–418, https://doi.org/10.1175/1520-0469(1975)032&lt;0409:TTSAIR&gt;2.0.CO;2.</w:t>
      </w:r>
    </w:p>
    <w:p w14:paraId="4549E8D4" w14:textId="77777777" w:rsidR="00863C27" w:rsidRPr="00863C27" w:rsidRDefault="00863C27" w:rsidP="00863C27">
      <w:pPr>
        <w:pStyle w:val="Bibliography"/>
        <w:rPr>
          <w:rFonts w:cs="Times New Roman"/>
        </w:rPr>
      </w:pPr>
      <w:r w:rsidRPr="00863C27">
        <w:rPr>
          <w:rFonts w:cs="Times New Roman"/>
        </w:rPr>
        <w:t xml:space="preserve">Drummond, A. M., and J. I. MacPherson, 1985: Aircraft Flow Effects on Cloud Drop Images and Concentrations Measured by the NAE Twin Otter. </w:t>
      </w:r>
      <w:r w:rsidRPr="00863C27">
        <w:rPr>
          <w:rFonts w:cs="Times New Roman"/>
          <w:i/>
          <w:iCs/>
        </w:rPr>
        <w:t>J. Atmospheric Ocean. Technol.</w:t>
      </w:r>
      <w:r w:rsidRPr="00863C27">
        <w:rPr>
          <w:rFonts w:cs="Times New Roman"/>
        </w:rPr>
        <w:t xml:space="preserve">, </w:t>
      </w:r>
      <w:r w:rsidRPr="00863C27">
        <w:rPr>
          <w:rFonts w:cs="Times New Roman"/>
          <w:b/>
          <w:bCs/>
        </w:rPr>
        <w:t>2</w:t>
      </w:r>
      <w:r w:rsidRPr="00863C27">
        <w:rPr>
          <w:rFonts w:cs="Times New Roman"/>
        </w:rPr>
        <w:t>, 633–643, https://doi.org/10.1175/1520-0426(1985)002&lt;0633:AFEOCD&gt;2.0.CO;2.</w:t>
      </w:r>
    </w:p>
    <w:p w14:paraId="3F75DA58" w14:textId="77777777" w:rsidR="00863C27" w:rsidRPr="00863C27" w:rsidRDefault="00863C27" w:rsidP="00863C27">
      <w:pPr>
        <w:pStyle w:val="Bibliography"/>
        <w:rPr>
          <w:rFonts w:cs="Times New Roman"/>
        </w:rPr>
      </w:pPr>
      <w:r w:rsidRPr="00863C27">
        <w:rPr>
          <w:rFonts w:cs="Times New Roman"/>
        </w:rPr>
        <w:t xml:space="preserve">Fan, J., Y. Wang, D. Rosenfeld, and X. Liu, 2016: Review of Aerosol–Cloud Interactions: Mechanisms, Significance, and Challenges. </w:t>
      </w:r>
      <w:r w:rsidRPr="00863C27">
        <w:rPr>
          <w:rFonts w:cs="Times New Roman"/>
          <w:i/>
          <w:iCs/>
        </w:rPr>
        <w:t>J. Atmospheric Sci.</w:t>
      </w:r>
      <w:r w:rsidRPr="00863C27">
        <w:rPr>
          <w:rFonts w:cs="Times New Roman"/>
        </w:rPr>
        <w:t xml:space="preserve">, </w:t>
      </w:r>
      <w:r w:rsidRPr="00863C27">
        <w:rPr>
          <w:rFonts w:cs="Times New Roman"/>
          <w:b/>
          <w:bCs/>
        </w:rPr>
        <w:t>73</w:t>
      </w:r>
      <w:r w:rsidRPr="00863C27">
        <w:rPr>
          <w:rFonts w:cs="Times New Roman"/>
        </w:rPr>
        <w:t>, 4221–4252, https://doi.org/10.1175/JAS-D-16-0037.1.</w:t>
      </w:r>
    </w:p>
    <w:p w14:paraId="274626D4" w14:textId="77777777" w:rsidR="00863C27" w:rsidRPr="00863C27" w:rsidRDefault="00863C27" w:rsidP="00863C27">
      <w:pPr>
        <w:pStyle w:val="Bibliography"/>
        <w:rPr>
          <w:rFonts w:cs="Times New Roman"/>
        </w:rPr>
      </w:pPr>
      <w:r w:rsidRPr="00863C27">
        <w:rPr>
          <w:rFonts w:cs="Times New Roman"/>
        </w:rPr>
        <w:t xml:space="preserve">Hansen, J., M. Sato, A. Lacis, and R. Ruedy, 1997: The missing climate forcing. </w:t>
      </w:r>
      <w:r w:rsidRPr="00863C27">
        <w:rPr>
          <w:rFonts w:cs="Times New Roman"/>
          <w:i/>
          <w:iCs/>
        </w:rPr>
        <w:t>Philos. Trans. R. Soc. B Biol. Sci.</w:t>
      </w:r>
      <w:r w:rsidRPr="00863C27">
        <w:rPr>
          <w:rFonts w:cs="Times New Roman"/>
        </w:rPr>
        <w:t xml:space="preserve">, </w:t>
      </w:r>
      <w:r w:rsidRPr="00863C27">
        <w:rPr>
          <w:rFonts w:cs="Times New Roman"/>
          <w:b/>
          <w:bCs/>
        </w:rPr>
        <w:t>352</w:t>
      </w:r>
      <w:r w:rsidRPr="00863C27">
        <w:rPr>
          <w:rFonts w:cs="Times New Roman"/>
        </w:rPr>
        <w:t>, https://doi.org/10.1098/rstb.1997.0018.</w:t>
      </w:r>
    </w:p>
    <w:p w14:paraId="494C6A15" w14:textId="77777777" w:rsidR="00863C27" w:rsidRPr="00863C27" w:rsidRDefault="00863C27" w:rsidP="00863C27">
      <w:pPr>
        <w:pStyle w:val="Bibliography"/>
        <w:rPr>
          <w:rFonts w:cs="Times New Roman"/>
        </w:rPr>
      </w:pPr>
      <w:r w:rsidRPr="00863C27">
        <w:rPr>
          <w:rFonts w:cs="Times New Roman"/>
        </w:rPr>
        <w:t xml:space="preserve">Jacob, D. J., 1999: </w:t>
      </w:r>
      <w:r w:rsidRPr="00863C27">
        <w:rPr>
          <w:rFonts w:cs="Times New Roman"/>
          <w:i/>
          <w:iCs/>
        </w:rPr>
        <w:t>Introduction to Atmospheric Chemistry</w:t>
      </w:r>
      <w:r w:rsidRPr="00863C27">
        <w:rPr>
          <w:rFonts w:cs="Times New Roman"/>
        </w:rPr>
        <w:t>. Princeton University Press,.</w:t>
      </w:r>
    </w:p>
    <w:p w14:paraId="138E8405" w14:textId="77777777" w:rsidR="00863C27" w:rsidRPr="00863C27" w:rsidRDefault="00863C27" w:rsidP="00863C27">
      <w:pPr>
        <w:pStyle w:val="Bibliography"/>
        <w:rPr>
          <w:rFonts w:cs="Times New Roman"/>
        </w:rPr>
      </w:pPr>
      <w:r w:rsidRPr="00863C27">
        <w:rPr>
          <w:rFonts w:cs="Times New Roman"/>
        </w:rPr>
        <w:t xml:space="preserve">Johnson, B. T., K. P. Shine, and P. M. Forster, 2004: The semi-direct aerosol effect: Impact of absorbing aerosols on marine stratocumulus. </w:t>
      </w:r>
      <w:r w:rsidRPr="00863C27">
        <w:rPr>
          <w:rFonts w:cs="Times New Roman"/>
          <w:i/>
          <w:iCs/>
        </w:rPr>
        <w:t>Q. J. R. Meteorol. Soc.</w:t>
      </w:r>
      <w:r w:rsidRPr="00863C27">
        <w:rPr>
          <w:rFonts w:cs="Times New Roman"/>
        </w:rPr>
        <w:t xml:space="preserve">, </w:t>
      </w:r>
      <w:r w:rsidRPr="00863C27">
        <w:rPr>
          <w:rFonts w:cs="Times New Roman"/>
          <w:b/>
          <w:bCs/>
        </w:rPr>
        <w:t>130</w:t>
      </w:r>
      <w:r w:rsidRPr="00863C27">
        <w:rPr>
          <w:rFonts w:cs="Times New Roman"/>
        </w:rPr>
        <w:t>, 1407–1422, https://doi.org/10.1256/qj.03.61.</w:t>
      </w:r>
    </w:p>
    <w:p w14:paraId="5D6B65DE" w14:textId="77777777" w:rsidR="00863C27" w:rsidRPr="00863C27" w:rsidRDefault="00863C27" w:rsidP="00863C27">
      <w:pPr>
        <w:pStyle w:val="Bibliography"/>
        <w:rPr>
          <w:rFonts w:cs="Times New Roman"/>
        </w:rPr>
      </w:pPr>
      <w:r w:rsidRPr="00863C27">
        <w:rPr>
          <w:rFonts w:cs="Times New Roman"/>
        </w:rPr>
        <w:t xml:space="preserve">King, W. D., 1984: Air Flow and Particle Trajectories around Aircraft Fuselages. I: Theory. </w:t>
      </w:r>
      <w:r w:rsidRPr="00863C27">
        <w:rPr>
          <w:rFonts w:cs="Times New Roman"/>
          <w:i/>
          <w:iCs/>
        </w:rPr>
        <w:t>J. Atmospheric Ocean. Technol.</w:t>
      </w:r>
      <w:r w:rsidRPr="00863C27">
        <w:rPr>
          <w:rFonts w:cs="Times New Roman"/>
        </w:rPr>
        <w:t xml:space="preserve">, </w:t>
      </w:r>
      <w:r w:rsidRPr="00863C27">
        <w:rPr>
          <w:rFonts w:cs="Times New Roman"/>
          <w:b/>
          <w:bCs/>
        </w:rPr>
        <w:t>1</w:t>
      </w:r>
      <w:r w:rsidRPr="00863C27">
        <w:rPr>
          <w:rFonts w:cs="Times New Roman"/>
        </w:rPr>
        <w:t>, 5–13, https://doi.org/10.1175/1520-0426(1984)001&lt;0005:AFAPTA&gt;2.0.CO;2.</w:t>
      </w:r>
    </w:p>
    <w:p w14:paraId="7C2FDC5F" w14:textId="77777777" w:rsidR="00863C27" w:rsidRPr="00863C27" w:rsidRDefault="00863C27" w:rsidP="00863C27">
      <w:pPr>
        <w:pStyle w:val="Bibliography"/>
        <w:rPr>
          <w:rFonts w:cs="Times New Roman"/>
        </w:rPr>
      </w:pPr>
      <w:r w:rsidRPr="00863C27">
        <w:rPr>
          <w:rFonts w:cs="Times New Roman"/>
        </w:rPr>
        <w:t xml:space="preserve">——, D. E. Turvey, D. Williams, and D. J. Llewellyn, 1984: Air Flow and Particle Trajectories around Aircraft Fuselages. II: Measurements. </w:t>
      </w:r>
      <w:r w:rsidRPr="00863C27">
        <w:rPr>
          <w:rFonts w:cs="Times New Roman"/>
          <w:i/>
          <w:iCs/>
        </w:rPr>
        <w:t>J. Atmospheric Ocean. Technol.</w:t>
      </w:r>
      <w:r w:rsidRPr="00863C27">
        <w:rPr>
          <w:rFonts w:cs="Times New Roman"/>
        </w:rPr>
        <w:t xml:space="preserve">, </w:t>
      </w:r>
      <w:r w:rsidRPr="00863C27">
        <w:rPr>
          <w:rFonts w:cs="Times New Roman"/>
          <w:b/>
          <w:bCs/>
        </w:rPr>
        <w:t>1</w:t>
      </w:r>
      <w:r w:rsidRPr="00863C27">
        <w:rPr>
          <w:rFonts w:cs="Times New Roman"/>
        </w:rPr>
        <w:t>, 14–21, https://doi.org/10.1175/1520-0426(1984)001&lt;0014:AFAPTA&gt;2.0.CO;2.</w:t>
      </w:r>
    </w:p>
    <w:p w14:paraId="532629D6" w14:textId="77777777" w:rsidR="00863C27" w:rsidRPr="00863C27" w:rsidRDefault="00863C27" w:rsidP="00863C27">
      <w:pPr>
        <w:pStyle w:val="Bibliography"/>
        <w:rPr>
          <w:rFonts w:cs="Times New Roman"/>
        </w:rPr>
      </w:pPr>
      <w:r w:rsidRPr="00863C27">
        <w:rPr>
          <w:rFonts w:cs="Times New Roman"/>
        </w:rPr>
        <w:t xml:space="preserve">Liou, K. N., 2002: </w:t>
      </w:r>
      <w:r w:rsidRPr="00863C27">
        <w:rPr>
          <w:rFonts w:cs="Times New Roman"/>
          <w:i/>
          <w:iCs/>
        </w:rPr>
        <w:t>An Introduction to Atmospheric Radiation</w:t>
      </w:r>
      <w:r w:rsidRPr="00863C27">
        <w:rPr>
          <w:rFonts w:cs="Times New Roman"/>
        </w:rPr>
        <w:t>. Elsevier, 598 pp.</w:t>
      </w:r>
    </w:p>
    <w:p w14:paraId="7A1FE45C" w14:textId="77777777" w:rsidR="00863C27" w:rsidRPr="00863C27" w:rsidRDefault="00863C27" w:rsidP="00863C27">
      <w:pPr>
        <w:pStyle w:val="Bibliography"/>
        <w:rPr>
          <w:rFonts w:cs="Times New Roman"/>
        </w:rPr>
      </w:pPr>
      <w:r w:rsidRPr="00863C27">
        <w:rPr>
          <w:rFonts w:cs="Times New Roman"/>
        </w:rPr>
        <w:lastRenderedPageBreak/>
        <w:t xml:space="preserve">Lohmann, U., and J. Feichter, 2005: Global indirect aerosol effects: a review. </w:t>
      </w:r>
      <w:r w:rsidRPr="00863C27">
        <w:rPr>
          <w:rFonts w:cs="Times New Roman"/>
          <w:i/>
          <w:iCs/>
        </w:rPr>
        <w:t>Atmos Chem Phys</w:t>
      </w:r>
      <w:r w:rsidRPr="00863C27">
        <w:rPr>
          <w:rFonts w:cs="Times New Roman"/>
        </w:rPr>
        <w:t xml:space="preserve">, </w:t>
      </w:r>
      <w:r w:rsidRPr="00863C27">
        <w:rPr>
          <w:rFonts w:cs="Times New Roman"/>
          <w:b/>
          <w:bCs/>
        </w:rPr>
        <w:t>5</w:t>
      </w:r>
      <w:r w:rsidRPr="00863C27">
        <w:rPr>
          <w:rFonts w:cs="Times New Roman"/>
        </w:rPr>
        <w:t>, 715–737, https://doi.org/10.5194/acp-5-715-2005.</w:t>
      </w:r>
    </w:p>
    <w:p w14:paraId="348893A9" w14:textId="77777777" w:rsidR="00863C27" w:rsidRPr="00863C27" w:rsidRDefault="00863C27" w:rsidP="00863C27">
      <w:pPr>
        <w:pStyle w:val="Bibliography"/>
        <w:rPr>
          <w:rFonts w:cs="Times New Roman"/>
        </w:rPr>
      </w:pPr>
      <w:r w:rsidRPr="00863C27">
        <w:rPr>
          <w:rFonts w:cs="Times New Roman"/>
        </w:rPr>
        <w:t xml:space="preserve">MacPherson, J. I., and D. Baumgardner, 1988: Airflow about King Air Wingtip-Mounted Cloud Particle Measurement Probes. </w:t>
      </w:r>
      <w:r w:rsidRPr="00863C27">
        <w:rPr>
          <w:rFonts w:cs="Times New Roman"/>
          <w:i/>
          <w:iCs/>
        </w:rPr>
        <w:t>J. Atmospheric Ocean. Technol.</w:t>
      </w:r>
      <w:r w:rsidRPr="00863C27">
        <w:rPr>
          <w:rFonts w:cs="Times New Roman"/>
        </w:rPr>
        <w:t xml:space="preserve">, </w:t>
      </w:r>
      <w:r w:rsidRPr="00863C27">
        <w:rPr>
          <w:rFonts w:cs="Times New Roman"/>
          <w:b/>
          <w:bCs/>
        </w:rPr>
        <w:t>5</w:t>
      </w:r>
      <w:r w:rsidRPr="00863C27">
        <w:rPr>
          <w:rFonts w:cs="Times New Roman"/>
        </w:rPr>
        <w:t>, 259–273, https://doi.org/10.1175/1520-0426(1988)005&lt;0259:AAKAWM&gt;2.0.CO;2.</w:t>
      </w:r>
    </w:p>
    <w:p w14:paraId="76958625" w14:textId="77777777" w:rsidR="00863C27" w:rsidRPr="00863C27" w:rsidRDefault="00863C27" w:rsidP="00863C27">
      <w:pPr>
        <w:pStyle w:val="Bibliography"/>
        <w:rPr>
          <w:rFonts w:cs="Times New Roman"/>
        </w:rPr>
      </w:pPr>
      <w:r w:rsidRPr="00863C27">
        <w:rPr>
          <w:rFonts w:cs="Times New Roman"/>
        </w:rPr>
        <w:t xml:space="preserve">Moukalled, F., and M. Darwish, 2016: Fluid Flow Computation: Compressible Flows. </w:t>
      </w:r>
      <w:r w:rsidRPr="00863C27">
        <w:rPr>
          <w:rFonts w:cs="Times New Roman"/>
          <w:i/>
          <w:iCs/>
        </w:rPr>
        <w:t>The Finite Volume Method in Computational Fluid Dynamics: An Advanced Introduction with OpenFOAM® and Matlab</w:t>
      </w:r>
      <w:r w:rsidRPr="00863C27">
        <w:rPr>
          <w:rFonts w:cs="Times New Roman"/>
        </w:rPr>
        <w:t xml:space="preserve">, F. Moukalled, L. Mangani, and M. Darwish, Eds., </w:t>
      </w:r>
      <w:r w:rsidRPr="00863C27">
        <w:rPr>
          <w:rFonts w:cs="Times New Roman"/>
          <w:i/>
          <w:iCs/>
        </w:rPr>
        <w:t>Fluid Mechanics and Its Applications</w:t>
      </w:r>
      <w:r w:rsidRPr="00863C27">
        <w:rPr>
          <w:rFonts w:cs="Times New Roman"/>
        </w:rPr>
        <w:t>, Springer International Publishing, 655–690.</w:t>
      </w:r>
    </w:p>
    <w:p w14:paraId="61482BC8" w14:textId="77777777" w:rsidR="00863C27" w:rsidRPr="00863C27" w:rsidRDefault="00863C27" w:rsidP="00863C27">
      <w:pPr>
        <w:pStyle w:val="Bibliography"/>
        <w:rPr>
          <w:rFonts w:cs="Times New Roman"/>
        </w:rPr>
      </w:pPr>
      <w:r w:rsidRPr="00863C27">
        <w:rPr>
          <w:rFonts w:cs="Times New Roman"/>
        </w:rPr>
        <w:t xml:space="preserve">Norment, H. G., 1988: Three-Dimensional Trajectory Analysis of Two Drop Sizing instruments: PMS* OAP and PMS* FSSP. </w:t>
      </w:r>
      <w:r w:rsidRPr="00863C27">
        <w:rPr>
          <w:rFonts w:cs="Times New Roman"/>
          <w:i/>
          <w:iCs/>
        </w:rPr>
        <w:t>J. Atmospheric Ocean. Technol.</w:t>
      </w:r>
      <w:r w:rsidRPr="00863C27">
        <w:rPr>
          <w:rFonts w:cs="Times New Roman"/>
        </w:rPr>
        <w:t xml:space="preserve">, </w:t>
      </w:r>
      <w:r w:rsidRPr="00863C27">
        <w:rPr>
          <w:rFonts w:cs="Times New Roman"/>
          <w:b/>
          <w:bCs/>
        </w:rPr>
        <w:t>5</w:t>
      </w:r>
      <w:r w:rsidRPr="00863C27">
        <w:rPr>
          <w:rFonts w:cs="Times New Roman"/>
        </w:rPr>
        <w:t>, 743–756, https://doi.org/10.1175/1520-0426(1988)005&lt;0743:TDTAOT&gt;2.0.CO;2.</w:t>
      </w:r>
    </w:p>
    <w:p w14:paraId="28C478B1" w14:textId="77777777" w:rsidR="00863C27" w:rsidRPr="00863C27" w:rsidRDefault="00863C27" w:rsidP="00863C27">
      <w:pPr>
        <w:pStyle w:val="Bibliography"/>
        <w:rPr>
          <w:rFonts w:cs="Times New Roman"/>
        </w:rPr>
      </w:pPr>
      <w:r w:rsidRPr="00863C27">
        <w:rPr>
          <w:rFonts w:cs="Times New Roman"/>
        </w:rPr>
        <w:t>O’brien, J. R., Sensitivity Of Two-Dimensional Stereo (2DS) Probe Derived Parameters To Particle Orientation. 108.</w:t>
      </w:r>
    </w:p>
    <w:p w14:paraId="1456DA65" w14:textId="77777777" w:rsidR="00863C27" w:rsidRPr="00863C27" w:rsidRDefault="00863C27" w:rsidP="00863C27">
      <w:pPr>
        <w:pStyle w:val="Bibliography"/>
        <w:rPr>
          <w:rFonts w:cs="Times New Roman"/>
        </w:rPr>
      </w:pPr>
      <w:r w:rsidRPr="00863C27">
        <w:rPr>
          <w:rFonts w:cs="Times New Roman"/>
        </w:rPr>
        <w:t xml:space="preserve">Redemann, J., and Coauthors, 2021: An overview of the ORACLES (ObseRvations of Aerosols above CLouds and their intEractionS) project: aerosol–cloud–radiation interactions in the southeast Atlantic basin. </w:t>
      </w:r>
      <w:r w:rsidRPr="00863C27">
        <w:rPr>
          <w:rFonts w:cs="Times New Roman"/>
          <w:i/>
          <w:iCs/>
        </w:rPr>
        <w:t>Atmospheric Chem. Phys.</w:t>
      </w:r>
      <w:r w:rsidRPr="00863C27">
        <w:rPr>
          <w:rFonts w:cs="Times New Roman"/>
        </w:rPr>
        <w:t xml:space="preserve">, </w:t>
      </w:r>
      <w:r w:rsidRPr="00863C27">
        <w:rPr>
          <w:rFonts w:cs="Times New Roman"/>
          <w:b/>
          <w:bCs/>
        </w:rPr>
        <w:t>21</w:t>
      </w:r>
      <w:r w:rsidRPr="00863C27">
        <w:rPr>
          <w:rFonts w:cs="Times New Roman"/>
        </w:rPr>
        <w:t>, 1507–1563, https://doi.org/10.5194/acp-21-1507-2021.</w:t>
      </w:r>
    </w:p>
    <w:p w14:paraId="63052217" w14:textId="77777777" w:rsidR="00863C27" w:rsidRPr="00863C27" w:rsidRDefault="00863C27" w:rsidP="00863C27">
      <w:pPr>
        <w:pStyle w:val="Bibliography"/>
        <w:rPr>
          <w:rFonts w:cs="Times New Roman"/>
        </w:rPr>
      </w:pPr>
      <w:r w:rsidRPr="00863C27">
        <w:rPr>
          <w:rFonts w:cs="Times New Roman"/>
        </w:rPr>
        <w:t xml:space="preserve">Spanu, A., M. Dollner, J. Gasteiger, T. P. Bui, and B. Weinzierl, 2020: Flow-induced errors in airborne in situ measurements of aerosols and clouds. </w:t>
      </w:r>
      <w:r w:rsidRPr="00863C27">
        <w:rPr>
          <w:rFonts w:cs="Times New Roman"/>
          <w:i/>
          <w:iCs/>
        </w:rPr>
        <w:t>Atmospheric Meas. Tech.</w:t>
      </w:r>
      <w:r w:rsidRPr="00863C27">
        <w:rPr>
          <w:rFonts w:cs="Times New Roman"/>
        </w:rPr>
        <w:t xml:space="preserve">, </w:t>
      </w:r>
      <w:r w:rsidRPr="00863C27">
        <w:rPr>
          <w:rFonts w:cs="Times New Roman"/>
          <w:b/>
          <w:bCs/>
        </w:rPr>
        <w:t>13</w:t>
      </w:r>
      <w:r w:rsidRPr="00863C27">
        <w:rPr>
          <w:rFonts w:cs="Times New Roman"/>
        </w:rPr>
        <w:t>, 1963–1987, https://doi.org/10.5194/amt-13-1963-2020.</w:t>
      </w:r>
    </w:p>
    <w:p w14:paraId="56F9BE8C" w14:textId="77777777" w:rsidR="00863C27" w:rsidRPr="00863C27" w:rsidRDefault="00863C27" w:rsidP="00863C27">
      <w:pPr>
        <w:pStyle w:val="Bibliography"/>
        <w:rPr>
          <w:rFonts w:cs="Times New Roman"/>
        </w:rPr>
      </w:pPr>
      <w:r w:rsidRPr="00863C27">
        <w:rPr>
          <w:rFonts w:cs="Times New Roman"/>
        </w:rPr>
        <w:t xml:space="preserve">Twohy, C. H., M. D. Petters, J. R. Snider, B. Stevens, W. Tahnk, M. Wetzel, L. Russell, and F. Burnet, 2005: Evaluation of the aerosol indirect effect in marine stratocumulus clouds: </w:t>
      </w:r>
      <w:r w:rsidRPr="00863C27">
        <w:rPr>
          <w:rFonts w:cs="Times New Roman"/>
        </w:rPr>
        <w:lastRenderedPageBreak/>
        <w:t xml:space="preserve">Droplet number, size, liquid water path, and radiative impact. </w:t>
      </w:r>
      <w:r w:rsidRPr="00863C27">
        <w:rPr>
          <w:rFonts w:cs="Times New Roman"/>
          <w:i/>
          <w:iCs/>
        </w:rPr>
        <w:t>J. Geophys. Res. Atmospheres</w:t>
      </w:r>
      <w:r w:rsidRPr="00863C27">
        <w:rPr>
          <w:rFonts w:cs="Times New Roman"/>
        </w:rPr>
        <w:t xml:space="preserve">, </w:t>
      </w:r>
      <w:r w:rsidRPr="00863C27">
        <w:rPr>
          <w:rFonts w:cs="Times New Roman"/>
          <w:b/>
          <w:bCs/>
        </w:rPr>
        <w:t>110</w:t>
      </w:r>
      <w:r w:rsidRPr="00863C27">
        <w:rPr>
          <w:rFonts w:cs="Times New Roman"/>
        </w:rPr>
        <w:t>, D08203, https://doi.org/10.1029/2004JD005116.</w:t>
      </w:r>
    </w:p>
    <w:p w14:paraId="460FD3CE" w14:textId="77777777" w:rsidR="00863C27" w:rsidRPr="00863C27" w:rsidRDefault="00863C27" w:rsidP="00863C27">
      <w:pPr>
        <w:pStyle w:val="Bibliography"/>
        <w:rPr>
          <w:rFonts w:cs="Times New Roman"/>
        </w:rPr>
      </w:pPr>
      <w:r w:rsidRPr="00863C27">
        <w:rPr>
          <w:rFonts w:cs="Times New Roman"/>
        </w:rPr>
        <w:t xml:space="preserve">Twomey, S., 1977: The Influence of Pollution on the Shortwave Albedo of Clouds. </w:t>
      </w:r>
      <w:r w:rsidRPr="00863C27">
        <w:rPr>
          <w:rFonts w:cs="Times New Roman"/>
          <w:i/>
          <w:iCs/>
        </w:rPr>
        <w:t>J. Atmospheric Sci.</w:t>
      </w:r>
      <w:r w:rsidRPr="00863C27">
        <w:rPr>
          <w:rFonts w:cs="Times New Roman"/>
        </w:rPr>
        <w:t xml:space="preserve">, </w:t>
      </w:r>
      <w:r w:rsidRPr="00863C27">
        <w:rPr>
          <w:rFonts w:cs="Times New Roman"/>
          <w:b/>
          <w:bCs/>
        </w:rPr>
        <w:t>34</w:t>
      </w:r>
      <w:r w:rsidRPr="00863C27">
        <w:rPr>
          <w:rFonts w:cs="Times New Roman"/>
        </w:rPr>
        <w:t>, 1149–1152, https://doi.org/10.1175/1520-0469(1977)034&lt;1149:TIOPOT&gt;2.0.CO;2.</w:t>
      </w:r>
    </w:p>
    <w:p w14:paraId="683D6298" w14:textId="77777777" w:rsidR="00863C27" w:rsidRPr="00863C27" w:rsidRDefault="00863C27" w:rsidP="00863C27">
      <w:pPr>
        <w:pStyle w:val="Bibliography"/>
        <w:rPr>
          <w:rFonts w:cs="Times New Roman"/>
        </w:rPr>
      </w:pPr>
      <w:r w:rsidRPr="00863C27">
        <w:rPr>
          <w:rFonts w:cs="Times New Roman"/>
        </w:rPr>
        <w:t xml:space="preserve">Wood, R., 2012: Stratocumulus Clouds. </w:t>
      </w:r>
      <w:r w:rsidRPr="00863C27">
        <w:rPr>
          <w:rFonts w:cs="Times New Roman"/>
          <w:i/>
          <w:iCs/>
        </w:rPr>
        <w:t>Mon. Weather Rev.</w:t>
      </w:r>
      <w:r w:rsidRPr="00863C27">
        <w:rPr>
          <w:rFonts w:cs="Times New Roman"/>
        </w:rPr>
        <w:t xml:space="preserve">, </w:t>
      </w:r>
      <w:r w:rsidRPr="00863C27">
        <w:rPr>
          <w:rFonts w:cs="Times New Roman"/>
          <w:b/>
          <w:bCs/>
        </w:rPr>
        <w:t>140</w:t>
      </w:r>
      <w:r w:rsidRPr="00863C27">
        <w:rPr>
          <w:rFonts w:cs="Times New Roman"/>
        </w:rPr>
        <w:t>, 2373–2423, https://doi.org/10.1175/MWR-D-11-00121.1.</w:t>
      </w:r>
    </w:p>
    <w:p w14:paraId="6E297F5E" w14:textId="1F985625" w:rsidR="00397AA5" w:rsidRDefault="007C3C7D" w:rsidP="00953E44">
      <w:pPr>
        <w:spacing w:before="240" w:after="240" w:line="240" w:lineRule="auto"/>
        <w:jc w:val="center"/>
      </w:pPr>
      <w:r>
        <w:fldChar w:fldCharType="end"/>
      </w:r>
    </w:p>
    <w:p w14:paraId="322D85D6" w14:textId="177425A8" w:rsidR="00D933A2" w:rsidRDefault="00D933A2" w:rsidP="00953E44">
      <w:pPr>
        <w:spacing w:before="240" w:after="240" w:line="240" w:lineRule="auto"/>
        <w:jc w:val="center"/>
      </w:pPr>
    </w:p>
    <w:p w14:paraId="5DD5595F" w14:textId="2985C797" w:rsidR="00D933A2" w:rsidRDefault="00B93AEE" w:rsidP="00953E44">
      <w:pPr>
        <w:spacing w:before="240" w:after="240" w:line="240" w:lineRule="auto"/>
        <w:jc w:val="center"/>
      </w:pPr>
      <w:r>
        <w:t>(Pending Citations)</w:t>
      </w:r>
    </w:p>
    <w:p w14:paraId="145DF477" w14:textId="6973E9C4" w:rsidR="00D933A2" w:rsidRDefault="00D933A2" w:rsidP="00953E44">
      <w:pPr>
        <w:spacing w:before="240" w:after="240" w:line="240" w:lineRule="auto"/>
        <w:jc w:val="center"/>
        <w:rPr>
          <w:rFonts w:ascii="Arial" w:hAnsi="Arial" w:cs="Arial"/>
          <w:color w:val="222222"/>
          <w:sz w:val="20"/>
          <w:szCs w:val="20"/>
          <w:shd w:val="clear" w:color="auto" w:fill="FFFFFF"/>
        </w:rPr>
      </w:pPr>
      <w:r>
        <w:rPr>
          <w:rFonts w:ascii="Arial" w:hAnsi="Arial" w:cs="Arial"/>
          <w:color w:val="222222"/>
          <w:sz w:val="20"/>
          <w:szCs w:val="20"/>
          <w:shd w:val="clear" w:color="auto" w:fill="FFFFFF"/>
        </w:rPr>
        <w:t>Wilcox, David C. </w:t>
      </w:r>
      <w:r>
        <w:rPr>
          <w:rFonts w:ascii="Arial" w:hAnsi="Arial" w:cs="Arial"/>
          <w:i/>
          <w:iCs/>
          <w:color w:val="222222"/>
          <w:sz w:val="20"/>
          <w:szCs w:val="20"/>
          <w:shd w:val="clear" w:color="auto" w:fill="FFFFFF"/>
        </w:rPr>
        <w:t>Turbulence modeling for CFD</w:t>
      </w:r>
      <w:r>
        <w:rPr>
          <w:rFonts w:ascii="Arial" w:hAnsi="Arial" w:cs="Arial"/>
          <w:color w:val="222222"/>
          <w:sz w:val="20"/>
          <w:szCs w:val="20"/>
          <w:shd w:val="clear" w:color="auto" w:fill="FFFFFF"/>
        </w:rPr>
        <w:t>. Vol. 2. La Canada, CA: DCW industries, 1998.</w:t>
      </w:r>
    </w:p>
    <w:p w14:paraId="1EDBF127" w14:textId="76BF1CB0" w:rsidR="003B1C38" w:rsidRDefault="003B1C38" w:rsidP="00953E44">
      <w:pPr>
        <w:spacing w:before="240" w:after="240" w:line="240" w:lineRule="auto"/>
        <w:jc w:val="center"/>
        <w:rPr>
          <w:rFonts w:ascii="Arial" w:hAnsi="Arial" w:cs="Arial"/>
          <w:color w:val="222222"/>
          <w:sz w:val="20"/>
          <w:szCs w:val="20"/>
          <w:shd w:val="clear" w:color="auto" w:fill="FFFFFF"/>
        </w:rPr>
      </w:pPr>
    </w:p>
    <w:p w14:paraId="350B63A7" w14:textId="77777777" w:rsidR="00690B12" w:rsidRDefault="00690B12" w:rsidP="00953E44">
      <w:pPr>
        <w:spacing w:before="240" w:after="240" w:line="240" w:lineRule="auto"/>
        <w:jc w:val="center"/>
        <w:sectPr w:rsidR="00690B12" w:rsidSect="00074700">
          <w:pgSz w:w="12240" w:h="15840"/>
          <w:pgMar w:top="1440" w:right="1440" w:bottom="1440" w:left="1800" w:header="720" w:footer="720" w:gutter="0"/>
          <w:cols w:space="720"/>
          <w:titlePg/>
          <w:docGrid w:linePitch="360"/>
        </w:sectPr>
      </w:pPr>
    </w:p>
    <w:p w14:paraId="1CBC7CA2" w14:textId="051A94D6" w:rsidR="003B1C38" w:rsidRDefault="00690B12" w:rsidP="00953E44">
      <w:pPr>
        <w:spacing w:before="240" w:after="240" w:line="240" w:lineRule="auto"/>
        <w:jc w:val="center"/>
      </w:pPr>
      <w:r>
        <w:lastRenderedPageBreak/>
        <w:t>APPENDIX A</w:t>
      </w:r>
    </w:p>
    <w:p w14:paraId="67CC96C7" w14:textId="26207EA5" w:rsidR="008D6412" w:rsidRDefault="00D35416" w:rsidP="00953E44">
      <w:pPr>
        <w:spacing w:before="240" w:after="240" w:line="240" w:lineRule="auto"/>
        <w:jc w:val="center"/>
      </w:pPr>
      <w:r w:rsidRPr="00D35416">
        <w:rPr>
          <w:i/>
          <w:iCs/>
        </w:rPr>
        <w:t>snappyHexMesh</w:t>
      </w:r>
      <w:r w:rsidR="008D6412">
        <w:t xml:space="preserve"> CONFIGURATION FILE</w:t>
      </w:r>
    </w:p>
    <w:p w14:paraId="113DEE8A" w14:textId="77777777" w:rsidR="00196FE7" w:rsidRPr="00196FE7" w:rsidRDefault="00196FE7" w:rsidP="00EC51DB">
      <w:pPr>
        <w:pStyle w:val="NoSpacing"/>
      </w:pPr>
      <w:r w:rsidRPr="00196FE7">
        <w:t>/*--------------------------------*- C++ -*----------------------------------*\</w:t>
      </w:r>
    </w:p>
    <w:p w14:paraId="0FF4CF4B" w14:textId="77777777" w:rsidR="00196FE7" w:rsidRPr="00196FE7" w:rsidRDefault="00196FE7" w:rsidP="00EC51DB">
      <w:pPr>
        <w:pStyle w:val="NoSpacing"/>
      </w:pPr>
      <w:r w:rsidRPr="00196FE7">
        <w:t xml:space="preserve">  =========                 |</w:t>
      </w:r>
    </w:p>
    <w:p w14:paraId="3DC13BB3" w14:textId="77777777" w:rsidR="00196FE7" w:rsidRPr="00196FE7" w:rsidRDefault="00196FE7" w:rsidP="00EC51DB">
      <w:pPr>
        <w:pStyle w:val="NoSpacing"/>
      </w:pPr>
      <w:r w:rsidRPr="00196FE7">
        <w:t xml:space="preserve">  \\      /  F ield         | OpenFOAM: The Open Source CFD Toolbox</w:t>
      </w:r>
    </w:p>
    <w:p w14:paraId="391C187F" w14:textId="77777777" w:rsidR="00196FE7" w:rsidRPr="00196FE7" w:rsidRDefault="00196FE7" w:rsidP="00EC51DB">
      <w:pPr>
        <w:pStyle w:val="NoSpacing"/>
      </w:pPr>
      <w:r w:rsidRPr="00196FE7">
        <w:t xml:space="preserve">   \\    /   O peration     | Website:  https://openfoam.org</w:t>
      </w:r>
    </w:p>
    <w:p w14:paraId="05E48B25" w14:textId="77777777" w:rsidR="00196FE7" w:rsidRPr="00196FE7" w:rsidRDefault="00196FE7" w:rsidP="00EC51DB">
      <w:pPr>
        <w:pStyle w:val="NoSpacing"/>
      </w:pPr>
      <w:r w:rsidRPr="00196FE7">
        <w:t xml:space="preserve">    \\  /    A nd           | Version:  7</w:t>
      </w:r>
    </w:p>
    <w:p w14:paraId="2BBAB71A" w14:textId="77777777" w:rsidR="00196FE7" w:rsidRPr="00196FE7" w:rsidRDefault="00196FE7" w:rsidP="00EC51DB">
      <w:pPr>
        <w:pStyle w:val="NoSpacing"/>
      </w:pPr>
      <w:r w:rsidRPr="00196FE7">
        <w:t xml:space="preserve">     \\/     M anipulation  |</w:t>
      </w:r>
    </w:p>
    <w:p w14:paraId="350F1DD0" w14:textId="77777777" w:rsidR="00196FE7" w:rsidRPr="00196FE7" w:rsidRDefault="00196FE7" w:rsidP="00EC51DB">
      <w:pPr>
        <w:pStyle w:val="NoSpacing"/>
      </w:pPr>
      <w:r w:rsidRPr="00196FE7">
        <w:t>\*---------------------------------------------------------------------------*/</w:t>
      </w:r>
    </w:p>
    <w:p w14:paraId="1FF78556" w14:textId="77777777" w:rsidR="00196FE7" w:rsidRPr="00196FE7" w:rsidRDefault="00196FE7" w:rsidP="00EC51DB">
      <w:pPr>
        <w:pStyle w:val="NoSpacing"/>
      </w:pPr>
      <w:r w:rsidRPr="00196FE7">
        <w:t>FoamFile</w:t>
      </w:r>
    </w:p>
    <w:p w14:paraId="75C306BC" w14:textId="77777777" w:rsidR="00196FE7" w:rsidRPr="00196FE7" w:rsidRDefault="00196FE7" w:rsidP="00EC51DB">
      <w:pPr>
        <w:pStyle w:val="NoSpacing"/>
      </w:pPr>
      <w:r w:rsidRPr="00196FE7">
        <w:t>{</w:t>
      </w:r>
    </w:p>
    <w:p w14:paraId="55E659F9" w14:textId="77777777" w:rsidR="00196FE7" w:rsidRPr="00196FE7" w:rsidRDefault="00196FE7" w:rsidP="00EC51DB">
      <w:pPr>
        <w:pStyle w:val="NoSpacing"/>
      </w:pPr>
      <w:r w:rsidRPr="00196FE7">
        <w:t xml:space="preserve">    version     2.0;</w:t>
      </w:r>
    </w:p>
    <w:p w14:paraId="01169315" w14:textId="77777777" w:rsidR="00196FE7" w:rsidRPr="00196FE7" w:rsidRDefault="00196FE7" w:rsidP="00EC51DB">
      <w:pPr>
        <w:pStyle w:val="NoSpacing"/>
      </w:pPr>
      <w:r w:rsidRPr="00196FE7">
        <w:t xml:space="preserve">    format      ascii;</w:t>
      </w:r>
    </w:p>
    <w:p w14:paraId="5A153623" w14:textId="77777777" w:rsidR="00196FE7" w:rsidRPr="00196FE7" w:rsidRDefault="00196FE7" w:rsidP="00EC51DB">
      <w:pPr>
        <w:pStyle w:val="NoSpacing"/>
      </w:pPr>
      <w:r w:rsidRPr="00196FE7">
        <w:t xml:space="preserve">    class       dictionary;</w:t>
      </w:r>
    </w:p>
    <w:p w14:paraId="7ACACEAE" w14:textId="77777777" w:rsidR="00196FE7" w:rsidRPr="00196FE7" w:rsidRDefault="00196FE7" w:rsidP="00EC51DB">
      <w:pPr>
        <w:pStyle w:val="NoSpacing"/>
      </w:pPr>
      <w:r w:rsidRPr="00196FE7">
        <w:t xml:space="preserve">    object      snappyHexMeshDict;</w:t>
      </w:r>
    </w:p>
    <w:p w14:paraId="5167D914" w14:textId="77777777" w:rsidR="00196FE7" w:rsidRPr="00196FE7" w:rsidRDefault="00196FE7" w:rsidP="00EC51DB">
      <w:pPr>
        <w:pStyle w:val="NoSpacing"/>
      </w:pPr>
      <w:r w:rsidRPr="00196FE7">
        <w:t>}</w:t>
      </w:r>
    </w:p>
    <w:p w14:paraId="17FFB573" w14:textId="77777777" w:rsidR="00196FE7" w:rsidRPr="00196FE7" w:rsidRDefault="00196FE7" w:rsidP="00EC51DB">
      <w:pPr>
        <w:pStyle w:val="NoSpacing"/>
      </w:pPr>
      <w:r w:rsidRPr="00196FE7">
        <w:t>// * * * * * * * * * * * * * * * * * * * * * * * * * * * * * * * * * * * * * //</w:t>
      </w:r>
    </w:p>
    <w:p w14:paraId="47E0C6CE" w14:textId="77777777" w:rsidR="00196FE7" w:rsidRPr="00196FE7" w:rsidRDefault="00196FE7" w:rsidP="00EC51DB">
      <w:pPr>
        <w:pStyle w:val="NoSpacing"/>
      </w:pPr>
    </w:p>
    <w:p w14:paraId="1537B85C" w14:textId="77777777" w:rsidR="00196FE7" w:rsidRPr="00196FE7" w:rsidRDefault="00196FE7" w:rsidP="00EC51DB">
      <w:pPr>
        <w:pStyle w:val="NoSpacing"/>
      </w:pPr>
      <w:r w:rsidRPr="00196FE7">
        <w:t>// Which of the steps to run</w:t>
      </w:r>
    </w:p>
    <w:p w14:paraId="15A86E00" w14:textId="77777777" w:rsidR="00196FE7" w:rsidRPr="00196FE7" w:rsidRDefault="00196FE7" w:rsidP="00EC51DB">
      <w:pPr>
        <w:pStyle w:val="NoSpacing"/>
      </w:pPr>
      <w:r w:rsidRPr="00196FE7">
        <w:t>castellatedMesh true;</w:t>
      </w:r>
    </w:p>
    <w:p w14:paraId="7990C1E6" w14:textId="77777777" w:rsidR="00196FE7" w:rsidRPr="00196FE7" w:rsidRDefault="00196FE7" w:rsidP="00EC51DB">
      <w:pPr>
        <w:pStyle w:val="NoSpacing"/>
      </w:pPr>
      <w:r w:rsidRPr="00196FE7">
        <w:t>snap            true;</w:t>
      </w:r>
    </w:p>
    <w:p w14:paraId="416B94D5" w14:textId="77777777" w:rsidR="00196FE7" w:rsidRPr="00196FE7" w:rsidRDefault="00196FE7" w:rsidP="00EC51DB">
      <w:pPr>
        <w:pStyle w:val="NoSpacing"/>
      </w:pPr>
      <w:r w:rsidRPr="00196FE7">
        <w:t>addLayers       false;</w:t>
      </w:r>
    </w:p>
    <w:p w14:paraId="57398805" w14:textId="77777777" w:rsidR="00196FE7" w:rsidRPr="00196FE7" w:rsidRDefault="00196FE7" w:rsidP="00EC51DB">
      <w:pPr>
        <w:pStyle w:val="NoSpacing"/>
      </w:pPr>
    </w:p>
    <w:p w14:paraId="5523FD15" w14:textId="77777777" w:rsidR="00196FE7" w:rsidRPr="00196FE7" w:rsidRDefault="00196FE7" w:rsidP="00EC51DB">
      <w:pPr>
        <w:pStyle w:val="NoSpacing"/>
      </w:pPr>
      <w:r w:rsidRPr="00196FE7">
        <w:t>// Geometry. Definition of all surfaces. All surfaces are of class</w:t>
      </w:r>
    </w:p>
    <w:p w14:paraId="60B10397" w14:textId="77777777" w:rsidR="00196FE7" w:rsidRPr="00196FE7" w:rsidRDefault="00196FE7" w:rsidP="00EC51DB">
      <w:pPr>
        <w:pStyle w:val="NoSpacing"/>
      </w:pPr>
      <w:r w:rsidRPr="00196FE7">
        <w:t>// searchableSurface.</w:t>
      </w:r>
    </w:p>
    <w:p w14:paraId="01E3A674" w14:textId="77777777" w:rsidR="00196FE7" w:rsidRPr="00196FE7" w:rsidRDefault="00196FE7" w:rsidP="00EC51DB">
      <w:pPr>
        <w:pStyle w:val="NoSpacing"/>
      </w:pPr>
      <w:r w:rsidRPr="00196FE7">
        <w:t>// Surfaces are used</w:t>
      </w:r>
    </w:p>
    <w:p w14:paraId="15756784" w14:textId="77777777" w:rsidR="00196FE7" w:rsidRPr="00196FE7" w:rsidRDefault="00196FE7" w:rsidP="00EC51DB">
      <w:pPr>
        <w:pStyle w:val="NoSpacing"/>
      </w:pPr>
      <w:r w:rsidRPr="00196FE7">
        <w:t>// - to specify refinement for any mesh cell intersecting it</w:t>
      </w:r>
    </w:p>
    <w:p w14:paraId="5410EF59" w14:textId="77777777" w:rsidR="00196FE7" w:rsidRPr="00196FE7" w:rsidRDefault="00196FE7" w:rsidP="00EC51DB">
      <w:pPr>
        <w:pStyle w:val="NoSpacing"/>
      </w:pPr>
      <w:r w:rsidRPr="00196FE7">
        <w:t>// - to specify refinement for any mesh cell inside/outside/near</w:t>
      </w:r>
    </w:p>
    <w:p w14:paraId="28BB033F" w14:textId="77777777" w:rsidR="00196FE7" w:rsidRPr="00196FE7" w:rsidRDefault="00196FE7" w:rsidP="00EC51DB">
      <w:pPr>
        <w:pStyle w:val="NoSpacing"/>
      </w:pPr>
      <w:r w:rsidRPr="00196FE7">
        <w:t>// - to 'snap' the mesh boundary to the surface</w:t>
      </w:r>
    </w:p>
    <w:p w14:paraId="29786087" w14:textId="77777777" w:rsidR="00196FE7" w:rsidRPr="00196FE7" w:rsidRDefault="00196FE7" w:rsidP="00EC51DB">
      <w:pPr>
        <w:pStyle w:val="NoSpacing"/>
      </w:pPr>
      <w:r w:rsidRPr="00196FE7">
        <w:t>geometry</w:t>
      </w:r>
    </w:p>
    <w:p w14:paraId="0A1BF051" w14:textId="77777777" w:rsidR="00196FE7" w:rsidRPr="00196FE7" w:rsidRDefault="00196FE7" w:rsidP="00EC51DB">
      <w:pPr>
        <w:pStyle w:val="NoSpacing"/>
      </w:pPr>
      <w:r w:rsidRPr="00196FE7">
        <w:t>{</w:t>
      </w:r>
    </w:p>
    <w:p w14:paraId="6CDEFBA9" w14:textId="77777777" w:rsidR="00196FE7" w:rsidRPr="00196FE7" w:rsidRDefault="00196FE7" w:rsidP="00EC51DB">
      <w:pPr>
        <w:pStyle w:val="NoSpacing"/>
      </w:pPr>
      <w:r w:rsidRPr="00196FE7">
        <w:t xml:space="preserve">    pmsCanister</w:t>
      </w:r>
    </w:p>
    <w:p w14:paraId="416970FD" w14:textId="77777777" w:rsidR="00196FE7" w:rsidRPr="00196FE7" w:rsidRDefault="00196FE7" w:rsidP="00EC51DB">
      <w:pPr>
        <w:pStyle w:val="NoSpacing"/>
      </w:pPr>
      <w:r w:rsidRPr="00196FE7">
        <w:t xml:space="preserve">    {</w:t>
      </w:r>
    </w:p>
    <w:p w14:paraId="052077A6" w14:textId="77777777" w:rsidR="00196FE7" w:rsidRPr="00196FE7" w:rsidRDefault="00196FE7" w:rsidP="00EC51DB">
      <w:pPr>
        <w:pStyle w:val="NoSpacing"/>
      </w:pPr>
      <w:r w:rsidRPr="00196FE7">
        <w:t xml:space="preserve">        type triSurfaceMesh;</w:t>
      </w:r>
    </w:p>
    <w:p w14:paraId="499AD7B2" w14:textId="77777777" w:rsidR="00196FE7" w:rsidRPr="00196FE7" w:rsidRDefault="00196FE7" w:rsidP="00EC51DB">
      <w:pPr>
        <w:pStyle w:val="NoSpacing"/>
      </w:pPr>
      <w:r w:rsidRPr="00196FE7">
        <w:t xml:space="preserve">        file "NASA_P3_extendedPylon_CDP_OAP_v5.obj";</w:t>
      </w:r>
    </w:p>
    <w:p w14:paraId="5451B0F0" w14:textId="77777777" w:rsidR="00196FE7" w:rsidRPr="00196FE7" w:rsidRDefault="00196FE7" w:rsidP="00EC51DB">
      <w:pPr>
        <w:pStyle w:val="NoSpacing"/>
      </w:pPr>
      <w:r w:rsidRPr="00196FE7">
        <w:t xml:space="preserve">    }</w:t>
      </w:r>
    </w:p>
    <w:p w14:paraId="5CFDC8E4" w14:textId="77777777" w:rsidR="00196FE7" w:rsidRPr="00196FE7" w:rsidRDefault="00196FE7" w:rsidP="00EC51DB">
      <w:pPr>
        <w:pStyle w:val="NoSpacing"/>
      </w:pPr>
    </w:p>
    <w:p w14:paraId="0F10CDA4" w14:textId="77777777" w:rsidR="00196FE7" w:rsidRPr="00196FE7" w:rsidRDefault="00196FE7" w:rsidP="00EC51DB">
      <w:pPr>
        <w:pStyle w:val="NoSpacing"/>
      </w:pPr>
      <w:r w:rsidRPr="00196FE7">
        <w:t xml:space="preserve">    refinementBox</w:t>
      </w:r>
    </w:p>
    <w:p w14:paraId="12ADB4E5" w14:textId="77777777" w:rsidR="00196FE7" w:rsidRPr="00196FE7" w:rsidRDefault="00196FE7" w:rsidP="00EC51DB">
      <w:pPr>
        <w:pStyle w:val="NoSpacing"/>
      </w:pPr>
      <w:r w:rsidRPr="00196FE7">
        <w:t xml:space="preserve">    {</w:t>
      </w:r>
    </w:p>
    <w:p w14:paraId="2D015E07" w14:textId="77777777" w:rsidR="00196FE7" w:rsidRPr="00196FE7" w:rsidRDefault="00196FE7" w:rsidP="00EC51DB">
      <w:pPr>
        <w:pStyle w:val="NoSpacing"/>
      </w:pPr>
      <w:r w:rsidRPr="00196FE7">
        <w:t xml:space="preserve">        type searchableBox;</w:t>
      </w:r>
    </w:p>
    <w:p w14:paraId="28810C29" w14:textId="77777777" w:rsidR="00196FE7" w:rsidRPr="00196FE7" w:rsidRDefault="00196FE7" w:rsidP="00EC51DB">
      <w:pPr>
        <w:pStyle w:val="NoSpacing"/>
      </w:pPr>
      <w:r w:rsidRPr="00196FE7">
        <w:t xml:space="preserve">        min (-40.0 -40.0 -40.0);</w:t>
      </w:r>
    </w:p>
    <w:p w14:paraId="79BC3DA8" w14:textId="77777777" w:rsidR="00196FE7" w:rsidRPr="00196FE7" w:rsidRDefault="00196FE7" w:rsidP="00EC51DB">
      <w:pPr>
        <w:pStyle w:val="NoSpacing"/>
      </w:pPr>
      <w:r w:rsidRPr="00196FE7">
        <w:t xml:space="preserve">        max ( 40.0  40.0 -40.0);</w:t>
      </w:r>
    </w:p>
    <w:p w14:paraId="45966226" w14:textId="77777777" w:rsidR="00196FE7" w:rsidRPr="00196FE7" w:rsidRDefault="00196FE7" w:rsidP="00EC51DB">
      <w:pPr>
        <w:pStyle w:val="NoSpacing"/>
      </w:pPr>
      <w:r w:rsidRPr="00196FE7">
        <w:tab/>
        <w:t>// original refinement box;</w:t>
      </w:r>
    </w:p>
    <w:p w14:paraId="3540190F" w14:textId="77777777" w:rsidR="00196FE7" w:rsidRPr="00196FE7" w:rsidRDefault="00196FE7" w:rsidP="00EC51DB">
      <w:pPr>
        <w:pStyle w:val="NoSpacing"/>
      </w:pPr>
      <w:r w:rsidRPr="00196FE7">
        <w:tab/>
        <w:t>//min ( -1.0 -0.7 0.0);</w:t>
      </w:r>
    </w:p>
    <w:p w14:paraId="770E1256" w14:textId="77777777" w:rsidR="00196FE7" w:rsidRPr="00196FE7" w:rsidRDefault="00196FE7" w:rsidP="00EC51DB">
      <w:pPr>
        <w:pStyle w:val="NoSpacing"/>
      </w:pPr>
      <w:r w:rsidRPr="00196FE7">
        <w:tab/>
        <w:t xml:space="preserve">//max (  8.0  0.7 2.5); </w:t>
      </w:r>
    </w:p>
    <w:p w14:paraId="71E26ECA" w14:textId="77777777" w:rsidR="00196FE7" w:rsidRPr="00196FE7" w:rsidRDefault="00196FE7" w:rsidP="00EC51DB">
      <w:pPr>
        <w:pStyle w:val="NoSpacing"/>
      </w:pPr>
      <w:r w:rsidRPr="00196FE7">
        <w:lastRenderedPageBreak/>
        <w:t xml:space="preserve">    }</w:t>
      </w:r>
    </w:p>
    <w:p w14:paraId="16C13DD6" w14:textId="77777777" w:rsidR="00196FE7" w:rsidRPr="00196FE7" w:rsidRDefault="00196FE7" w:rsidP="00EC51DB">
      <w:pPr>
        <w:pStyle w:val="NoSpacing"/>
      </w:pPr>
      <w:r w:rsidRPr="00196FE7">
        <w:t xml:space="preserve">    refinementBox2</w:t>
      </w:r>
    </w:p>
    <w:p w14:paraId="0E6DF75D" w14:textId="77777777" w:rsidR="00196FE7" w:rsidRPr="00196FE7" w:rsidRDefault="00196FE7" w:rsidP="00EC51DB">
      <w:pPr>
        <w:pStyle w:val="NoSpacing"/>
      </w:pPr>
      <w:r w:rsidRPr="00196FE7">
        <w:t xml:space="preserve">    {</w:t>
      </w:r>
    </w:p>
    <w:p w14:paraId="2BB75C3D" w14:textId="77777777" w:rsidR="00196FE7" w:rsidRPr="00196FE7" w:rsidRDefault="00196FE7" w:rsidP="00EC51DB">
      <w:pPr>
        <w:pStyle w:val="NoSpacing"/>
      </w:pPr>
      <w:r w:rsidRPr="00196FE7">
        <w:t xml:space="preserve">        type searchableBox;</w:t>
      </w:r>
    </w:p>
    <w:p w14:paraId="345A6581" w14:textId="77777777" w:rsidR="00196FE7" w:rsidRPr="00196FE7" w:rsidRDefault="00196FE7" w:rsidP="00EC51DB">
      <w:pPr>
        <w:pStyle w:val="NoSpacing"/>
      </w:pPr>
      <w:r w:rsidRPr="00196FE7">
        <w:t xml:space="preserve">        min (13.5 2.5 13.0);</w:t>
      </w:r>
    </w:p>
    <w:p w14:paraId="0AF4DB6F" w14:textId="77777777" w:rsidR="00196FE7" w:rsidRPr="00196FE7" w:rsidRDefault="00196FE7" w:rsidP="00EC51DB">
      <w:pPr>
        <w:pStyle w:val="NoSpacing"/>
      </w:pPr>
      <w:r w:rsidRPr="00196FE7">
        <w:t xml:space="preserve">        max (15.5 4.0 15.0);</w:t>
      </w:r>
    </w:p>
    <w:p w14:paraId="6E92F56E" w14:textId="77777777" w:rsidR="00196FE7" w:rsidRPr="00196FE7" w:rsidRDefault="00196FE7" w:rsidP="00EC51DB">
      <w:pPr>
        <w:pStyle w:val="NoSpacing"/>
      </w:pPr>
      <w:r w:rsidRPr="00196FE7">
        <w:t xml:space="preserve">    }</w:t>
      </w:r>
    </w:p>
    <w:p w14:paraId="16DE8170" w14:textId="77777777" w:rsidR="00196FE7" w:rsidRPr="00196FE7" w:rsidRDefault="00196FE7" w:rsidP="00EC51DB">
      <w:pPr>
        <w:pStyle w:val="NoSpacing"/>
      </w:pPr>
      <w:r w:rsidRPr="00196FE7">
        <w:t>};</w:t>
      </w:r>
    </w:p>
    <w:p w14:paraId="77EA5920" w14:textId="77777777" w:rsidR="00196FE7" w:rsidRPr="00196FE7" w:rsidRDefault="00196FE7" w:rsidP="00EC51DB">
      <w:pPr>
        <w:pStyle w:val="NoSpacing"/>
      </w:pPr>
    </w:p>
    <w:p w14:paraId="746A17C2" w14:textId="77777777" w:rsidR="00196FE7" w:rsidRPr="00196FE7" w:rsidRDefault="00196FE7" w:rsidP="00EC51DB">
      <w:pPr>
        <w:pStyle w:val="NoSpacing"/>
      </w:pPr>
      <w:r w:rsidRPr="00196FE7">
        <w:t>// Settings for the castellatedMesh generation.</w:t>
      </w:r>
    </w:p>
    <w:p w14:paraId="251E667D" w14:textId="77777777" w:rsidR="00196FE7" w:rsidRPr="00196FE7" w:rsidRDefault="00196FE7" w:rsidP="00EC51DB">
      <w:pPr>
        <w:pStyle w:val="NoSpacing"/>
      </w:pPr>
      <w:r w:rsidRPr="00196FE7">
        <w:t>castellatedMeshControls</w:t>
      </w:r>
    </w:p>
    <w:p w14:paraId="1A4E8A60" w14:textId="77777777" w:rsidR="00196FE7" w:rsidRPr="00196FE7" w:rsidRDefault="00196FE7" w:rsidP="00EC51DB">
      <w:pPr>
        <w:pStyle w:val="NoSpacing"/>
      </w:pPr>
      <w:r w:rsidRPr="00196FE7">
        <w:t>{</w:t>
      </w:r>
    </w:p>
    <w:p w14:paraId="521F4ADB" w14:textId="77777777" w:rsidR="00196FE7" w:rsidRPr="00196FE7" w:rsidRDefault="00196FE7" w:rsidP="00EC51DB">
      <w:pPr>
        <w:pStyle w:val="NoSpacing"/>
      </w:pPr>
    </w:p>
    <w:p w14:paraId="1587A66D" w14:textId="77777777" w:rsidR="00196FE7" w:rsidRPr="00196FE7" w:rsidRDefault="00196FE7" w:rsidP="00EC51DB">
      <w:pPr>
        <w:pStyle w:val="NoSpacing"/>
      </w:pPr>
      <w:r w:rsidRPr="00196FE7">
        <w:t xml:space="preserve">    // Refinement parameters</w:t>
      </w:r>
    </w:p>
    <w:p w14:paraId="10086889" w14:textId="77777777" w:rsidR="00196FE7" w:rsidRPr="00196FE7" w:rsidRDefault="00196FE7" w:rsidP="00EC51DB">
      <w:pPr>
        <w:pStyle w:val="NoSpacing"/>
      </w:pPr>
      <w:r w:rsidRPr="00196FE7">
        <w:t xml:space="preserve">    // ~~~~~~~~~~~~~~~~~~~~~</w:t>
      </w:r>
    </w:p>
    <w:p w14:paraId="2D9F0771" w14:textId="77777777" w:rsidR="00196FE7" w:rsidRPr="00196FE7" w:rsidRDefault="00196FE7" w:rsidP="00EC51DB">
      <w:pPr>
        <w:pStyle w:val="NoSpacing"/>
      </w:pPr>
    </w:p>
    <w:p w14:paraId="48ED5251" w14:textId="77777777" w:rsidR="00196FE7" w:rsidRPr="00196FE7" w:rsidRDefault="00196FE7" w:rsidP="00EC51DB">
      <w:pPr>
        <w:pStyle w:val="NoSpacing"/>
      </w:pPr>
      <w:r w:rsidRPr="00196FE7">
        <w:t xml:space="preserve">    // If local number of cells is &gt;= maxLocalCells on any processor</w:t>
      </w:r>
    </w:p>
    <w:p w14:paraId="537BC637" w14:textId="77777777" w:rsidR="00196FE7" w:rsidRPr="00196FE7" w:rsidRDefault="00196FE7" w:rsidP="00EC51DB">
      <w:pPr>
        <w:pStyle w:val="NoSpacing"/>
      </w:pPr>
      <w:r w:rsidRPr="00196FE7">
        <w:t xml:space="preserve">    // switches from from refinement followed by balancing</w:t>
      </w:r>
    </w:p>
    <w:p w14:paraId="4E700F2F" w14:textId="77777777" w:rsidR="00196FE7" w:rsidRPr="00196FE7" w:rsidRDefault="00196FE7" w:rsidP="00EC51DB">
      <w:pPr>
        <w:pStyle w:val="NoSpacing"/>
      </w:pPr>
      <w:r w:rsidRPr="00196FE7">
        <w:t xml:space="preserve">    // (current method) to (weighted) balancing before refinement.</w:t>
      </w:r>
    </w:p>
    <w:p w14:paraId="3C036ACC" w14:textId="77777777" w:rsidR="00196FE7" w:rsidRPr="00196FE7" w:rsidRDefault="00196FE7" w:rsidP="00EC51DB">
      <w:pPr>
        <w:pStyle w:val="NoSpacing"/>
      </w:pPr>
      <w:r w:rsidRPr="00196FE7">
        <w:t xml:space="preserve">    //maxLocalCells 100000;</w:t>
      </w:r>
    </w:p>
    <w:p w14:paraId="6A24DD16" w14:textId="77777777" w:rsidR="00196FE7" w:rsidRPr="00196FE7" w:rsidRDefault="00196FE7" w:rsidP="00EC51DB">
      <w:pPr>
        <w:pStyle w:val="NoSpacing"/>
      </w:pPr>
      <w:r w:rsidRPr="00196FE7">
        <w:t xml:space="preserve">    //maxLocalCells 2000000;</w:t>
      </w:r>
    </w:p>
    <w:p w14:paraId="2342920D" w14:textId="77777777" w:rsidR="00196FE7" w:rsidRPr="00196FE7" w:rsidRDefault="00196FE7" w:rsidP="00EC51DB">
      <w:pPr>
        <w:pStyle w:val="NoSpacing"/>
      </w:pPr>
      <w:r w:rsidRPr="00196FE7">
        <w:t xml:space="preserve">    maxLocalCells 4000000;</w:t>
      </w:r>
    </w:p>
    <w:p w14:paraId="4BE9B644" w14:textId="77777777" w:rsidR="00196FE7" w:rsidRPr="00196FE7" w:rsidRDefault="00196FE7" w:rsidP="00EC51DB">
      <w:pPr>
        <w:pStyle w:val="NoSpacing"/>
      </w:pPr>
    </w:p>
    <w:p w14:paraId="60023BB9" w14:textId="77777777" w:rsidR="00196FE7" w:rsidRPr="00196FE7" w:rsidRDefault="00196FE7" w:rsidP="00EC51DB">
      <w:pPr>
        <w:pStyle w:val="NoSpacing"/>
      </w:pPr>
      <w:r w:rsidRPr="00196FE7">
        <w:t xml:space="preserve">    // Overall cell limit (approximately). Refinement will stop immediately</w:t>
      </w:r>
    </w:p>
    <w:p w14:paraId="50BA0D0F" w14:textId="77777777" w:rsidR="00196FE7" w:rsidRPr="00196FE7" w:rsidRDefault="00196FE7" w:rsidP="00EC51DB">
      <w:pPr>
        <w:pStyle w:val="NoSpacing"/>
      </w:pPr>
      <w:r w:rsidRPr="00196FE7">
        <w:t xml:space="preserve">    // upon reaching this number so a refinement level might not complete.</w:t>
      </w:r>
    </w:p>
    <w:p w14:paraId="0C93E506" w14:textId="77777777" w:rsidR="00196FE7" w:rsidRPr="00196FE7" w:rsidRDefault="00196FE7" w:rsidP="00EC51DB">
      <w:pPr>
        <w:pStyle w:val="NoSpacing"/>
      </w:pPr>
      <w:r w:rsidRPr="00196FE7">
        <w:t xml:space="preserve">    // Note that this is the number of cells before removing the part which</w:t>
      </w:r>
    </w:p>
    <w:p w14:paraId="20C5D23A" w14:textId="77777777" w:rsidR="00196FE7" w:rsidRPr="00196FE7" w:rsidRDefault="00196FE7" w:rsidP="00EC51DB">
      <w:pPr>
        <w:pStyle w:val="NoSpacing"/>
      </w:pPr>
      <w:r w:rsidRPr="00196FE7">
        <w:t xml:space="preserve">    // is not 'visible' from the keepPoint. The final number of cells might</w:t>
      </w:r>
    </w:p>
    <w:p w14:paraId="601EB3A4" w14:textId="77777777" w:rsidR="00196FE7" w:rsidRPr="00196FE7" w:rsidRDefault="00196FE7" w:rsidP="00EC51DB">
      <w:pPr>
        <w:pStyle w:val="NoSpacing"/>
      </w:pPr>
      <w:r w:rsidRPr="00196FE7">
        <w:t xml:space="preserve">    // actually be a lot less.</w:t>
      </w:r>
    </w:p>
    <w:p w14:paraId="14DE79BD" w14:textId="77777777" w:rsidR="00196FE7" w:rsidRPr="00196FE7" w:rsidRDefault="00196FE7" w:rsidP="00EC51DB">
      <w:pPr>
        <w:pStyle w:val="NoSpacing"/>
      </w:pPr>
      <w:r w:rsidRPr="00196FE7">
        <w:t xml:space="preserve">    //maxGlobalCells 2000000;</w:t>
      </w:r>
    </w:p>
    <w:p w14:paraId="35F1155D" w14:textId="77777777" w:rsidR="00196FE7" w:rsidRPr="00196FE7" w:rsidRDefault="00196FE7" w:rsidP="00EC51DB">
      <w:pPr>
        <w:pStyle w:val="NoSpacing"/>
      </w:pPr>
      <w:r w:rsidRPr="00196FE7">
        <w:t xml:space="preserve">    //maxGlobalCells 40000000;</w:t>
      </w:r>
    </w:p>
    <w:p w14:paraId="7CCD521F" w14:textId="77777777" w:rsidR="00196FE7" w:rsidRPr="00196FE7" w:rsidRDefault="00196FE7" w:rsidP="00EC51DB">
      <w:pPr>
        <w:pStyle w:val="NoSpacing"/>
      </w:pPr>
      <w:r w:rsidRPr="00196FE7">
        <w:t xml:space="preserve">    maxGlobalCells 80000000;</w:t>
      </w:r>
    </w:p>
    <w:p w14:paraId="6BD45816" w14:textId="77777777" w:rsidR="00196FE7" w:rsidRPr="00196FE7" w:rsidRDefault="00196FE7" w:rsidP="00EC51DB">
      <w:pPr>
        <w:pStyle w:val="NoSpacing"/>
      </w:pPr>
    </w:p>
    <w:p w14:paraId="4C442254" w14:textId="77777777" w:rsidR="00196FE7" w:rsidRPr="00196FE7" w:rsidRDefault="00196FE7" w:rsidP="00EC51DB">
      <w:pPr>
        <w:pStyle w:val="NoSpacing"/>
      </w:pPr>
      <w:r w:rsidRPr="00196FE7">
        <w:t xml:space="preserve">    // The surface refinement loop might spend lots of iterations refining just a</w:t>
      </w:r>
    </w:p>
    <w:p w14:paraId="6CE5BE5D" w14:textId="77777777" w:rsidR="00196FE7" w:rsidRPr="00196FE7" w:rsidRDefault="00196FE7" w:rsidP="00EC51DB">
      <w:pPr>
        <w:pStyle w:val="NoSpacing"/>
      </w:pPr>
      <w:r w:rsidRPr="00196FE7">
        <w:t xml:space="preserve">    // few cells. This setting will cause refinement to stop if &lt;= minimumRefine</w:t>
      </w:r>
    </w:p>
    <w:p w14:paraId="44C4EB6C" w14:textId="77777777" w:rsidR="00196FE7" w:rsidRPr="00196FE7" w:rsidRDefault="00196FE7" w:rsidP="00EC51DB">
      <w:pPr>
        <w:pStyle w:val="NoSpacing"/>
      </w:pPr>
      <w:r w:rsidRPr="00196FE7">
        <w:t xml:space="preserve">    // are selected for refinement. Note: it will at least do one iteration</w:t>
      </w:r>
    </w:p>
    <w:p w14:paraId="51886EF7" w14:textId="77777777" w:rsidR="00196FE7" w:rsidRPr="00196FE7" w:rsidRDefault="00196FE7" w:rsidP="00EC51DB">
      <w:pPr>
        <w:pStyle w:val="NoSpacing"/>
      </w:pPr>
      <w:r w:rsidRPr="00196FE7">
        <w:t xml:space="preserve">    // (unless the number of cells to refine is 0)</w:t>
      </w:r>
    </w:p>
    <w:p w14:paraId="7A15E6AC" w14:textId="77777777" w:rsidR="00196FE7" w:rsidRPr="00196FE7" w:rsidRDefault="00196FE7" w:rsidP="00EC51DB">
      <w:pPr>
        <w:pStyle w:val="NoSpacing"/>
      </w:pPr>
      <w:r w:rsidRPr="00196FE7">
        <w:t xml:space="preserve">    //minRefinementCells 20;</w:t>
      </w:r>
    </w:p>
    <w:p w14:paraId="353F58BC" w14:textId="77777777" w:rsidR="00196FE7" w:rsidRPr="00196FE7" w:rsidRDefault="00196FE7" w:rsidP="00EC51DB">
      <w:pPr>
        <w:pStyle w:val="NoSpacing"/>
      </w:pPr>
      <w:r w:rsidRPr="00196FE7">
        <w:t xml:space="preserve">    minRefinementCells 200;</w:t>
      </w:r>
    </w:p>
    <w:p w14:paraId="5A3BEEB3" w14:textId="77777777" w:rsidR="00196FE7" w:rsidRPr="00196FE7" w:rsidRDefault="00196FE7" w:rsidP="00EC51DB">
      <w:pPr>
        <w:pStyle w:val="NoSpacing"/>
      </w:pPr>
    </w:p>
    <w:p w14:paraId="48413107" w14:textId="77777777" w:rsidR="00196FE7" w:rsidRPr="00196FE7" w:rsidRDefault="00196FE7" w:rsidP="00EC51DB">
      <w:pPr>
        <w:pStyle w:val="NoSpacing"/>
      </w:pPr>
      <w:r w:rsidRPr="00196FE7">
        <w:t xml:space="preserve">    // Allow a certain level of imbalance during refining</w:t>
      </w:r>
    </w:p>
    <w:p w14:paraId="0802B7E2" w14:textId="77777777" w:rsidR="00196FE7" w:rsidRPr="00196FE7" w:rsidRDefault="00196FE7" w:rsidP="00EC51DB">
      <w:pPr>
        <w:pStyle w:val="NoSpacing"/>
      </w:pPr>
      <w:r w:rsidRPr="00196FE7">
        <w:t xml:space="preserve">    // (since balancing is quite expensive)</w:t>
      </w:r>
    </w:p>
    <w:p w14:paraId="6B550083" w14:textId="77777777" w:rsidR="00196FE7" w:rsidRPr="00196FE7" w:rsidRDefault="00196FE7" w:rsidP="00EC51DB">
      <w:pPr>
        <w:pStyle w:val="NoSpacing"/>
      </w:pPr>
      <w:r w:rsidRPr="00196FE7">
        <w:t xml:space="preserve">    // Expressed as fraction of perfect balance (= overall number of cells /</w:t>
      </w:r>
    </w:p>
    <w:p w14:paraId="37019043" w14:textId="77777777" w:rsidR="00196FE7" w:rsidRPr="00196FE7" w:rsidRDefault="00196FE7" w:rsidP="00EC51DB">
      <w:pPr>
        <w:pStyle w:val="NoSpacing"/>
      </w:pPr>
      <w:r w:rsidRPr="00196FE7">
        <w:t xml:space="preserve">    // nProcs). 0=balance always.</w:t>
      </w:r>
    </w:p>
    <w:p w14:paraId="520818C1" w14:textId="77777777" w:rsidR="00196FE7" w:rsidRPr="00196FE7" w:rsidRDefault="00196FE7" w:rsidP="00EC51DB">
      <w:pPr>
        <w:pStyle w:val="NoSpacing"/>
      </w:pPr>
      <w:r w:rsidRPr="00196FE7">
        <w:t xml:space="preserve">    maxLoadUnbalance 0.10;</w:t>
      </w:r>
    </w:p>
    <w:p w14:paraId="1BAA89B8" w14:textId="77777777" w:rsidR="00196FE7" w:rsidRPr="00196FE7" w:rsidRDefault="00196FE7" w:rsidP="00EC51DB">
      <w:pPr>
        <w:pStyle w:val="NoSpacing"/>
      </w:pPr>
    </w:p>
    <w:p w14:paraId="78721701" w14:textId="77777777" w:rsidR="00196FE7" w:rsidRPr="00196FE7" w:rsidRDefault="00196FE7" w:rsidP="00EC51DB">
      <w:pPr>
        <w:pStyle w:val="NoSpacing"/>
      </w:pPr>
    </w:p>
    <w:p w14:paraId="4BE98649" w14:textId="77777777" w:rsidR="00196FE7" w:rsidRPr="00196FE7" w:rsidRDefault="00196FE7" w:rsidP="00EC51DB">
      <w:pPr>
        <w:pStyle w:val="NoSpacing"/>
      </w:pPr>
      <w:r w:rsidRPr="00196FE7">
        <w:lastRenderedPageBreak/>
        <w:t xml:space="preserve">    // Number of buffer layers between different levels.</w:t>
      </w:r>
    </w:p>
    <w:p w14:paraId="58D18159" w14:textId="77777777" w:rsidR="00196FE7" w:rsidRPr="00196FE7" w:rsidRDefault="00196FE7" w:rsidP="00EC51DB">
      <w:pPr>
        <w:pStyle w:val="NoSpacing"/>
      </w:pPr>
      <w:r w:rsidRPr="00196FE7">
        <w:t xml:space="preserve">    // 1 means normal 2:1 refinement restriction, larger means slower</w:t>
      </w:r>
    </w:p>
    <w:p w14:paraId="785C2392" w14:textId="77777777" w:rsidR="00196FE7" w:rsidRPr="00196FE7" w:rsidRDefault="00196FE7" w:rsidP="00EC51DB">
      <w:pPr>
        <w:pStyle w:val="NoSpacing"/>
      </w:pPr>
      <w:r w:rsidRPr="00196FE7">
        <w:t xml:space="preserve">    // refinement.</w:t>
      </w:r>
    </w:p>
    <w:p w14:paraId="01CD9BFE" w14:textId="77777777" w:rsidR="00196FE7" w:rsidRPr="00196FE7" w:rsidRDefault="00196FE7" w:rsidP="00EC51DB">
      <w:pPr>
        <w:pStyle w:val="NoSpacing"/>
      </w:pPr>
      <w:r w:rsidRPr="00196FE7">
        <w:t xml:space="preserve">    nCellsBetweenLevels 3;</w:t>
      </w:r>
    </w:p>
    <w:p w14:paraId="47E60DCE" w14:textId="77777777" w:rsidR="00196FE7" w:rsidRPr="00196FE7" w:rsidRDefault="00196FE7" w:rsidP="00EC51DB">
      <w:pPr>
        <w:pStyle w:val="NoSpacing"/>
      </w:pPr>
      <w:r w:rsidRPr="00196FE7">
        <w:t xml:space="preserve">    //nCellsBetweenLevels 15;</w:t>
      </w:r>
    </w:p>
    <w:p w14:paraId="5FAC69F5" w14:textId="77777777" w:rsidR="00196FE7" w:rsidRPr="00196FE7" w:rsidRDefault="00196FE7" w:rsidP="00EC51DB">
      <w:pPr>
        <w:pStyle w:val="NoSpacing"/>
      </w:pPr>
    </w:p>
    <w:p w14:paraId="7469CFD7" w14:textId="77777777" w:rsidR="00196FE7" w:rsidRPr="00196FE7" w:rsidRDefault="00196FE7" w:rsidP="00EC51DB">
      <w:pPr>
        <w:pStyle w:val="NoSpacing"/>
      </w:pPr>
      <w:r w:rsidRPr="00196FE7">
        <w:t xml:space="preserve">    // Explicit feature edge refinement</w:t>
      </w:r>
    </w:p>
    <w:p w14:paraId="1A576444" w14:textId="77777777" w:rsidR="00196FE7" w:rsidRPr="00196FE7" w:rsidRDefault="00196FE7" w:rsidP="00EC51DB">
      <w:pPr>
        <w:pStyle w:val="NoSpacing"/>
      </w:pPr>
      <w:r w:rsidRPr="00196FE7">
        <w:t xml:space="preserve">    // ~~~~~~~~~~~~~~~~~~~~~~~~~~~~~~~~</w:t>
      </w:r>
    </w:p>
    <w:p w14:paraId="25AE539B" w14:textId="77777777" w:rsidR="00196FE7" w:rsidRPr="00196FE7" w:rsidRDefault="00196FE7" w:rsidP="00EC51DB">
      <w:pPr>
        <w:pStyle w:val="NoSpacing"/>
      </w:pPr>
    </w:p>
    <w:p w14:paraId="2BCA1F0D" w14:textId="77777777" w:rsidR="00196FE7" w:rsidRPr="00196FE7" w:rsidRDefault="00196FE7" w:rsidP="00EC51DB">
      <w:pPr>
        <w:pStyle w:val="NoSpacing"/>
      </w:pPr>
      <w:r w:rsidRPr="00196FE7">
        <w:t xml:space="preserve">    // Specifies a level for any cell intersected by its edges.</w:t>
      </w:r>
    </w:p>
    <w:p w14:paraId="041602FA" w14:textId="77777777" w:rsidR="00196FE7" w:rsidRPr="00196FE7" w:rsidRDefault="00196FE7" w:rsidP="00EC51DB">
      <w:pPr>
        <w:pStyle w:val="NoSpacing"/>
      </w:pPr>
      <w:r w:rsidRPr="00196FE7">
        <w:t xml:space="preserve">    // This is a featureEdgeMesh, read from constant/triSurface for now.</w:t>
      </w:r>
    </w:p>
    <w:p w14:paraId="5B7CEEB6" w14:textId="77777777" w:rsidR="00196FE7" w:rsidRPr="00196FE7" w:rsidRDefault="00196FE7" w:rsidP="00EC51DB">
      <w:pPr>
        <w:pStyle w:val="NoSpacing"/>
      </w:pPr>
      <w:r w:rsidRPr="00196FE7">
        <w:t xml:space="preserve">    features</w:t>
      </w:r>
    </w:p>
    <w:p w14:paraId="62DE974E" w14:textId="77777777" w:rsidR="00196FE7" w:rsidRPr="00196FE7" w:rsidRDefault="00196FE7" w:rsidP="00EC51DB">
      <w:pPr>
        <w:pStyle w:val="NoSpacing"/>
      </w:pPr>
      <w:r w:rsidRPr="00196FE7">
        <w:t xml:space="preserve">    (</w:t>
      </w:r>
    </w:p>
    <w:p w14:paraId="105F675A" w14:textId="77777777" w:rsidR="00196FE7" w:rsidRPr="00196FE7" w:rsidRDefault="00196FE7" w:rsidP="00EC51DB">
      <w:pPr>
        <w:pStyle w:val="NoSpacing"/>
      </w:pPr>
      <w:r w:rsidRPr="00196FE7">
        <w:t xml:space="preserve">        {</w:t>
      </w:r>
    </w:p>
    <w:p w14:paraId="370C9D45" w14:textId="77777777" w:rsidR="00196FE7" w:rsidRPr="00196FE7" w:rsidRDefault="00196FE7" w:rsidP="00EC51DB">
      <w:pPr>
        <w:pStyle w:val="NoSpacing"/>
      </w:pPr>
      <w:r w:rsidRPr="00196FE7">
        <w:t xml:space="preserve">            file "NASA_P3_extendedPylon_CDP_OAP_v5.eMesh";</w:t>
      </w:r>
    </w:p>
    <w:p w14:paraId="79FA3508" w14:textId="77777777" w:rsidR="00196FE7" w:rsidRPr="00196FE7" w:rsidRDefault="00196FE7" w:rsidP="00EC51DB">
      <w:pPr>
        <w:pStyle w:val="NoSpacing"/>
      </w:pPr>
      <w:r w:rsidRPr="00196FE7">
        <w:t xml:space="preserve">            level 6;</w:t>
      </w:r>
    </w:p>
    <w:p w14:paraId="0ED1735D" w14:textId="77777777" w:rsidR="00196FE7" w:rsidRPr="00196FE7" w:rsidRDefault="00196FE7" w:rsidP="00EC51DB">
      <w:pPr>
        <w:pStyle w:val="NoSpacing"/>
      </w:pPr>
      <w:r w:rsidRPr="00196FE7">
        <w:t xml:space="preserve">        }</w:t>
      </w:r>
    </w:p>
    <w:p w14:paraId="14436937" w14:textId="77777777" w:rsidR="00196FE7" w:rsidRPr="00196FE7" w:rsidRDefault="00196FE7" w:rsidP="00EC51DB">
      <w:pPr>
        <w:pStyle w:val="NoSpacing"/>
      </w:pPr>
      <w:r w:rsidRPr="00196FE7">
        <w:t xml:space="preserve">    );</w:t>
      </w:r>
    </w:p>
    <w:p w14:paraId="718F4424" w14:textId="77777777" w:rsidR="00196FE7" w:rsidRPr="00196FE7" w:rsidRDefault="00196FE7" w:rsidP="00EC51DB">
      <w:pPr>
        <w:pStyle w:val="NoSpacing"/>
      </w:pPr>
    </w:p>
    <w:p w14:paraId="20361D1B" w14:textId="77777777" w:rsidR="00196FE7" w:rsidRPr="00196FE7" w:rsidRDefault="00196FE7" w:rsidP="00EC51DB">
      <w:pPr>
        <w:pStyle w:val="NoSpacing"/>
      </w:pPr>
      <w:r w:rsidRPr="00196FE7">
        <w:t xml:space="preserve">    // Surface based refinement</w:t>
      </w:r>
    </w:p>
    <w:p w14:paraId="57074A62" w14:textId="77777777" w:rsidR="00196FE7" w:rsidRPr="00196FE7" w:rsidRDefault="00196FE7" w:rsidP="00EC51DB">
      <w:pPr>
        <w:pStyle w:val="NoSpacing"/>
      </w:pPr>
      <w:r w:rsidRPr="00196FE7">
        <w:t xml:space="preserve">    // ~~~~~~~~~~~~~~~~~~~~~~~~</w:t>
      </w:r>
    </w:p>
    <w:p w14:paraId="4DBD6692" w14:textId="77777777" w:rsidR="00196FE7" w:rsidRPr="00196FE7" w:rsidRDefault="00196FE7" w:rsidP="00EC51DB">
      <w:pPr>
        <w:pStyle w:val="NoSpacing"/>
      </w:pPr>
    </w:p>
    <w:p w14:paraId="7614C820" w14:textId="77777777" w:rsidR="00196FE7" w:rsidRPr="00196FE7" w:rsidRDefault="00196FE7" w:rsidP="00EC51DB">
      <w:pPr>
        <w:pStyle w:val="NoSpacing"/>
      </w:pPr>
      <w:r w:rsidRPr="00196FE7">
        <w:t xml:space="preserve">    // Specifies two levels for every surface. The first is the minimum level,</w:t>
      </w:r>
    </w:p>
    <w:p w14:paraId="164E72B5" w14:textId="77777777" w:rsidR="00196FE7" w:rsidRPr="00196FE7" w:rsidRDefault="00196FE7" w:rsidP="00EC51DB">
      <w:pPr>
        <w:pStyle w:val="NoSpacing"/>
      </w:pPr>
      <w:r w:rsidRPr="00196FE7">
        <w:t xml:space="preserve">    // every cell intersecting a surface gets refined up to the minimum level.</w:t>
      </w:r>
    </w:p>
    <w:p w14:paraId="5A933FA0" w14:textId="77777777" w:rsidR="00196FE7" w:rsidRPr="00196FE7" w:rsidRDefault="00196FE7" w:rsidP="00EC51DB">
      <w:pPr>
        <w:pStyle w:val="NoSpacing"/>
      </w:pPr>
      <w:r w:rsidRPr="00196FE7">
        <w:t xml:space="preserve">    // The second level is the maximum level. Cells that 'see' multiple</w:t>
      </w:r>
    </w:p>
    <w:p w14:paraId="5DFCCDF7" w14:textId="77777777" w:rsidR="00196FE7" w:rsidRPr="00196FE7" w:rsidRDefault="00196FE7" w:rsidP="00EC51DB">
      <w:pPr>
        <w:pStyle w:val="NoSpacing"/>
      </w:pPr>
      <w:r w:rsidRPr="00196FE7">
        <w:t xml:space="preserve">    // intersections where the intersections make an</w:t>
      </w:r>
    </w:p>
    <w:p w14:paraId="46766BB3" w14:textId="77777777" w:rsidR="00196FE7" w:rsidRPr="00196FE7" w:rsidRDefault="00196FE7" w:rsidP="00EC51DB">
      <w:pPr>
        <w:pStyle w:val="NoSpacing"/>
      </w:pPr>
      <w:r w:rsidRPr="00196FE7">
        <w:t xml:space="preserve">    // angle &gt; resolveFeatureAngle get refined up to the maximum level.</w:t>
      </w:r>
    </w:p>
    <w:p w14:paraId="480E8C3E" w14:textId="77777777" w:rsidR="00196FE7" w:rsidRPr="00196FE7" w:rsidRDefault="00196FE7" w:rsidP="00EC51DB">
      <w:pPr>
        <w:pStyle w:val="NoSpacing"/>
      </w:pPr>
    </w:p>
    <w:p w14:paraId="7126F4AC" w14:textId="77777777" w:rsidR="00196FE7" w:rsidRPr="00196FE7" w:rsidRDefault="00196FE7" w:rsidP="00EC51DB">
      <w:pPr>
        <w:pStyle w:val="NoSpacing"/>
      </w:pPr>
      <w:r w:rsidRPr="00196FE7">
        <w:t xml:space="preserve">    refinementSurfaces</w:t>
      </w:r>
    </w:p>
    <w:p w14:paraId="7E8555A1" w14:textId="77777777" w:rsidR="00196FE7" w:rsidRPr="00196FE7" w:rsidRDefault="00196FE7" w:rsidP="00EC51DB">
      <w:pPr>
        <w:pStyle w:val="NoSpacing"/>
      </w:pPr>
      <w:r w:rsidRPr="00196FE7">
        <w:t xml:space="preserve">    {</w:t>
      </w:r>
    </w:p>
    <w:p w14:paraId="5C32F819" w14:textId="77777777" w:rsidR="00196FE7" w:rsidRPr="00196FE7" w:rsidRDefault="00196FE7" w:rsidP="00EC51DB">
      <w:pPr>
        <w:pStyle w:val="NoSpacing"/>
      </w:pPr>
      <w:r w:rsidRPr="00196FE7">
        <w:t xml:space="preserve">        pmsCanister</w:t>
      </w:r>
    </w:p>
    <w:p w14:paraId="2A64C59A" w14:textId="77777777" w:rsidR="00196FE7" w:rsidRPr="00196FE7" w:rsidRDefault="00196FE7" w:rsidP="00EC51DB">
      <w:pPr>
        <w:pStyle w:val="NoSpacing"/>
      </w:pPr>
      <w:r w:rsidRPr="00196FE7">
        <w:t xml:space="preserve">        {</w:t>
      </w:r>
    </w:p>
    <w:p w14:paraId="76FD7BB6" w14:textId="77777777" w:rsidR="00196FE7" w:rsidRPr="00196FE7" w:rsidRDefault="00196FE7" w:rsidP="00EC51DB">
      <w:pPr>
        <w:pStyle w:val="NoSpacing"/>
      </w:pPr>
      <w:r w:rsidRPr="00196FE7">
        <w:t xml:space="preserve">            // Surface-wise min and max refinement level</w:t>
      </w:r>
    </w:p>
    <w:p w14:paraId="757FDBFE" w14:textId="77777777" w:rsidR="00196FE7" w:rsidRPr="00196FE7" w:rsidRDefault="00196FE7" w:rsidP="00EC51DB">
      <w:pPr>
        <w:pStyle w:val="NoSpacing"/>
      </w:pPr>
      <w:r w:rsidRPr="00196FE7">
        <w:t xml:space="preserve">            level (5 6);</w:t>
      </w:r>
    </w:p>
    <w:p w14:paraId="4527883F" w14:textId="77777777" w:rsidR="00196FE7" w:rsidRPr="00196FE7" w:rsidRDefault="00196FE7" w:rsidP="00EC51DB">
      <w:pPr>
        <w:pStyle w:val="NoSpacing"/>
      </w:pPr>
    </w:p>
    <w:p w14:paraId="18A2C529" w14:textId="77777777" w:rsidR="00196FE7" w:rsidRPr="00196FE7" w:rsidRDefault="00196FE7" w:rsidP="00EC51DB">
      <w:pPr>
        <w:pStyle w:val="NoSpacing"/>
      </w:pPr>
      <w:r w:rsidRPr="00196FE7">
        <w:t xml:space="preserve">            // Optional specification of patch type (default is wall). No</w:t>
      </w:r>
    </w:p>
    <w:p w14:paraId="37727B6E" w14:textId="77777777" w:rsidR="00196FE7" w:rsidRPr="00196FE7" w:rsidRDefault="00196FE7" w:rsidP="00EC51DB">
      <w:pPr>
        <w:pStyle w:val="NoSpacing"/>
      </w:pPr>
      <w:r w:rsidRPr="00196FE7">
        <w:t xml:space="preserve">            // constraint types (cyclic, symmetry) etc. are allowed.</w:t>
      </w:r>
    </w:p>
    <w:p w14:paraId="3DF5F404" w14:textId="77777777" w:rsidR="00196FE7" w:rsidRPr="00196FE7" w:rsidRDefault="00196FE7" w:rsidP="00EC51DB">
      <w:pPr>
        <w:pStyle w:val="NoSpacing"/>
      </w:pPr>
      <w:r w:rsidRPr="00196FE7">
        <w:t xml:space="preserve">            patchInfo</w:t>
      </w:r>
    </w:p>
    <w:p w14:paraId="1F9F1B1E" w14:textId="77777777" w:rsidR="00196FE7" w:rsidRPr="00196FE7" w:rsidRDefault="00196FE7" w:rsidP="00EC51DB">
      <w:pPr>
        <w:pStyle w:val="NoSpacing"/>
      </w:pPr>
      <w:r w:rsidRPr="00196FE7">
        <w:t xml:space="preserve">            {</w:t>
      </w:r>
    </w:p>
    <w:p w14:paraId="35E00353" w14:textId="77777777" w:rsidR="00196FE7" w:rsidRPr="00196FE7" w:rsidRDefault="00196FE7" w:rsidP="00EC51DB">
      <w:pPr>
        <w:pStyle w:val="NoSpacing"/>
      </w:pPr>
      <w:r w:rsidRPr="00196FE7">
        <w:t xml:space="preserve">                type wall;</w:t>
      </w:r>
    </w:p>
    <w:p w14:paraId="6DEC4E2F" w14:textId="77777777" w:rsidR="00196FE7" w:rsidRPr="00196FE7" w:rsidRDefault="00196FE7" w:rsidP="00EC51DB">
      <w:pPr>
        <w:pStyle w:val="NoSpacing"/>
      </w:pPr>
      <w:r w:rsidRPr="00196FE7">
        <w:t xml:space="preserve">                inGroups (pmsCanisterGroup);</w:t>
      </w:r>
    </w:p>
    <w:p w14:paraId="1D804269" w14:textId="77777777" w:rsidR="00196FE7" w:rsidRPr="00196FE7" w:rsidRDefault="00196FE7" w:rsidP="00EC51DB">
      <w:pPr>
        <w:pStyle w:val="NoSpacing"/>
      </w:pPr>
      <w:r w:rsidRPr="00196FE7">
        <w:t xml:space="preserve">            }</w:t>
      </w:r>
    </w:p>
    <w:p w14:paraId="5C8067D2" w14:textId="77777777" w:rsidR="00196FE7" w:rsidRPr="00196FE7" w:rsidRDefault="00196FE7" w:rsidP="00EC51DB">
      <w:pPr>
        <w:pStyle w:val="NoSpacing"/>
      </w:pPr>
      <w:r w:rsidRPr="00196FE7">
        <w:t xml:space="preserve">        }</w:t>
      </w:r>
    </w:p>
    <w:p w14:paraId="451BCD8A" w14:textId="77777777" w:rsidR="00196FE7" w:rsidRPr="00196FE7" w:rsidRDefault="00196FE7" w:rsidP="00EC51DB">
      <w:pPr>
        <w:pStyle w:val="NoSpacing"/>
      </w:pPr>
      <w:r w:rsidRPr="00196FE7">
        <w:t xml:space="preserve">    }</w:t>
      </w:r>
    </w:p>
    <w:p w14:paraId="56A8F056" w14:textId="77777777" w:rsidR="00196FE7" w:rsidRPr="00196FE7" w:rsidRDefault="00196FE7" w:rsidP="00EC51DB">
      <w:pPr>
        <w:pStyle w:val="NoSpacing"/>
      </w:pPr>
    </w:p>
    <w:p w14:paraId="2A18FED7" w14:textId="77777777" w:rsidR="00196FE7" w:rsidRPr="00196FE7" w:rsidRDefault="00196FE7" w:rsidP="00EC51DB">
      <w:pPr>
        <w:pStyle w:val="NoSpacing"/>
      </w:pPr>
      <w:r w:rsidRPr="00196FE7">
        <w:t xml:space="preserve">    // Resolve sharp angles</w:t>
      </w:r>
    </w:p>
    <w:p w14:paraId="1BF551A7" w14:textId="77777777" w:rsidR="00196FE7" w:rsidRPr="00196FE7" w:rsidRDefault="00196FE7" w:rsidP="00EC51DB">
      <w:pPr>
        <w:pStyle w:val="NoSpacing"/>
      </w:pPr>
      <w:r w:rsidRPr="00196FE7">
        <w:lastRenderedPageBreak/>
        <w:t xml:space="preserve">    //resolveFeatureAngle 30;</w:t>
      </w:r>
    </w:p>
    <w:p w14:paraId="2D4A3B73" w14:textId="77777777" w:rsidR="00196FE7" w:rsidRPr="00196FE7" w:rsidRDefault="00196FE7" w:rsidP="00EC51DB">
      <w:pPr>
        <w:pStyle w:val="NoSpacing"/>
      </w:pPr>
      <w:r w:rsidRPr="00196FE7">
        <w:t xml:space="preserve">    //resolveFeatureAngle 10;</w:t>
      </w:r>
    </w:p>
    <w:p w14:paraId="13D78512" w14:textId="77777777" w:rsidR="00196FE7" w:rsidRPr="00196FE7" w:rsidRDefault="00196FE7" w:rsidP="00EC51DB">
      <w:pPr>
        <w:pStyle w:val="NoSpacing"/>
      </w:pPr>
      <w:r w:rsidRPr="00196FE7">
        <w:t xml:space="preserve">    resolveFeatureAngle 3;</w:t>
      </w:r>
    </w:p>
    <w:p w14:paraId="4E18B24B" w14:textId="77777777" w:rsidR="00196FE7" w:rsidRPr="00196FE7" w:rsidRDefault="00196FE7" w:rsidP="00EC51DB">
      <w:pPr>
        <w:pStyle w:val="NoSpacing"/>
      </w:pPr>
    </w:p>
    <w:p w14:paraId="247CCE46" w14:textId="77777777" w:rsidR="00196FE7" w:rsidRPr="00196FE7" w:rsidRDefault="00196FE7" w:rsidP="00EC51DB">
      <w:pPr>
        <w:pStyle w:val="NoSpacing"/>
      </w:pPr>
      <w:r w:rsidRPr="00196FE7">
        <w:t xml:space="preserve">    // Region-wise refinement</w:t>
      </w:r>
    </w:p>
    <w:p w14:paraId="630223E7" w14:textId="77777777" w:rsidR="00196FE7" w:rsidRPr="00196FE7" w:rsidRDefault="00196FE7" w:rsidP="00EC51DB">
      <w:pPr>
        <w:pStyle w:val="NoSpacing"/>
      </w:pPr>
      <w:r w:rsidRPr="00196FE7">
        <w:t xml:space="preserve">    // ~~~~~~~~~~~~~~~~~~~~~~</w:t>
      </w:r>
    </w:p>
    <w:p w14:paraId="642831E7" w14:textId="77777777" w:rsidR="00196FE7" w:rsidRPr="00196FE7" w:rsidRDefault="00196FE7" w:rsidP="00EC51DB">
      <w:pPr>
        <w:pStyle w:val="NoSpacing"/>
      </w:pPr>
    </w:p>
    <w:p w14:paraId="750F54B7" w14:textId="77777777" w:rsidR="00196FE7" w:rsidRPr="00196FE7" w:rsidRDefault="00196FE7" w:rsidP="00EC51DB">
      <w:pPr>
        <w:pStyle w:val="NoSpacing"/>
      </w:pPr>
      <w:r w:rsidRPr="00196FE7">
        <w:t xml:space="preserve">    // Specifies refinement level for cells in relation to a surface. One of</w:t>
      </w:r>
    </w:p>
    <w:p w14:paraId="6831DC9A" w14:textId="77777777" w:rsidR="00196FE7" w:rsidRPr="00196FE7" w:rsidRDefault="00196FE7" w:rsidP="00EC51DB">
      <w:pPr>
        <w:pStyle w:val="NoSpacing"/>
      </w:pPr>
      <w:r w:rsidRPr="00196FE7">
        <w:t xml:space="preserve">    // three modes</w:t>
      </w:r>
    </w:p>
    <w:p w14:paraId="5BE8DDFB" w14:textId="77777777" w:rsidR="00196FE7" w:rsidRPr="00196FE7" w:rsidRDefault="00196FE7" w:rsidP="00EC51DB">
      <w:pPr>
        <w:pStyle w:val="NoSpacing"/>
      </w:pPr>
      <w:r w:rsidRPr="00196FE7">
        <w:t xml:space="preserve">    // - distance. 'levels' specifies per distance to the surface the</w:t>
      </w:r>
    </w:p>
    <w:p w14:paraId="0F98BE74" w14:textId="77777777" w:rsidR="00196FE7" w:rsidRPr="00196FE7" w:rsidRDefault="00196FE7" w:rsidP="00EC51DB">
      <w:pPr>
        <w:pStyle w:val="NoSpacing"/>
      </w:pPr>
      <w:r w:rsidRPr="00196FE7">
        <w:t xml:space="preserve">    //   wanted refinement level. The distances need to be specified in</w:t>
      </w:r>
    </w:p>
    <w:p w14:paraId="71CF1A91" w14:textId="77777777" w:rsidR="00196FE7" w:rsidRPr="00196FE7" w:rsidRDefault="00196FE7" w:rsidP="00EC51DB">
      <w:pPr>
        <w:pStyle w:val="NoSpacing"/>
      </w:pPr>
      <w:r w:rsidRPr="00196FE7">
        <w:t xml:space="preserve">    //   descending order.</w:t>
      </w:r>
    </w:p>
    <w:p w14:paraId="313B0FE2" w14:textId="77777777" w:rsidR="00196FE7" w:rsidRPr="00196FE7" w:rsidRDefault="00196FE7" w:rsidP="00EC51DB">
      <w:pPr>
        <w:pStyle w:val="NoSpacing"/>
      </w:pPr>
      <w:r w:rsidRPr="00196FE7">
        <w:t xml:space="preserve">    // - inside. 'levels' is only one entry and only the level is used. All</w:t>
      </w:r>
    </w:p>
    <w:p w14:paraId="41DD1776" w14:textId="77777777" w:rsidR="00196FE7" w:rsidRPr="00196FE7" w:rsidRDefault="00196FE7" w:rsidP="00EC51DB">
      <w:pPr>
        <w:pStyle w:val="NoSpacing"/>
      </w:pPr>
      <w:r w:rsidRPr="00196FE7">
        <w:t xml:space="preserve">    //   cells inside the surface get refined up to the level. The surface</w:t>
      </w:r>
    </w:p>
    <w:p w14:paraId="59D9D2D9" w14:textId="77777777" w:rsidR="00196FE7" w:rsidRPr="00196FE7" w:rsidRDefault="00196FE7" w:rsidP="00EC51DB">
      <w:pPr>
        <w:pStyle w:val="NoSpacing"/>
      </w:pPr>
      <w:r w:rsidRPr="00196FE7">
        <w:t xml:space="preserve">    //   needs to be closed for this to be possible.</w:t>
      </w:r>
    </w:p>
    <w:p w14:paraId="147AA587" w14:textId="77777777" w:rsidR="00196FE7" w:rsidRPr="00196FE7" w:rsidRDefault="00196FE7" w:rsidP="00EC51DB">
      <w:pPr>
        <w:pStyle w:val="NoSpacing"/>
      </w:pPr>
      <w:r w:rsidRPr="00196FE7">
        <w:t xml:space="preserve">    // - outside. Same but cells outside.</w:t>
      </w:r>
    </w:p>
    <w:p w14:paraId="402CE597" w14:textId="77777777" w:rsidR="00196FE7" w:rsidRPr="00196FE7" w:rsidRDefault="00196FE7" w:rsidP="00EC51DB">
      <w:pPr>
        <w:pStyle w:val="NoSpacing"/>
      </w:pPr>
    </w:p>
    <w:p w14:paraId="15709884" w14:textId="77777777" w:rsidR="00196FE7" w:rsidRPr="00196FE7" w:rsidRDefault="00196FE7" w:rsidP="00EC51DB">
      <w:pPr>
        <w:pStyle w:val="NoSpacing"/>
      </w:pPr>
      <w:r w:rsidRPr="00196FE7">
        <w:t xml:space="preserve">    refinementRegions</w:t>
      </w:r>
    </w:p>
    <w:p w14:paraId="1B97BE72" w14:textId="77777777" w:rsidR="00196FE7" w:rsidRPr="00196FE7" w:rsidRDefault="00196FE7" w:rsidP="00EC51DB">
      <w:pPr>
        <w:pStyle w:val="NoSpacing"/>
      </w:pPr>
      <w:r w:rsidRPr="00196FE7">
        <w:t xml:space="preserve">    {</w:t>
      </w:r>
    </w:p>
    <w:p w14:paraId="2771E1A0" w14:textId="77777777" w:rsidR="00196FE7" w:rsidRPr="00196FE7" w:rsidRDefault="00196FE7" w:rsidP="00EC51DB">
      <w:pPr>
        <w:pStyle w:val="NoSpacing"/>
      </w:pPr>
      <w:r w:rsidRPr="00196FE7">
        <w:t xml:space="preserve">        refinementBox</w:t>
      </w:r>
    </w:p>
    <w:p w14:paraId="56E9722B" w14:textId="77777777" w:rsidR="00196FE7" w:rsidRPr="00196FE7" w:rsidRDefault="00196FE7" w:rsidP="00EC51DB">
      <w:pPr>
        <w:pStyle w:val="NoSpacing"/>
      </w:pPr>
      <w:r w:rsidRPr="00196FE7">
        <w:t xml:space="preserve">        {</w:t>
      </w:r>
    </w:p>
    <w:p w14:paraId="54CDBA8E" w14:textId="77777777" w:rsidR="00196FE7" w:rsidRPr="00196FE7" w:rsidRDefault="00196FE7" w:rsidP="00EC51DB">
      <w:pPr>
        <w:pStyle w:val="NoSpacing"/>
      </w:pPr>
      <w:r w:rsidRPr="00196FE7">
        <w:t xml:space="preserve">            mode inside;</w:t>
      </w:r>
    </w:p>
    <w:p w14:paraId="737AB8BE" w14:textId="77777777" w:rsidR="00196FE7" w:rsidRPr="00196FE7" w:rsidRDefault="00196FE7" w:rsidP="00EC51DB">
      <w:pPr>
        <w:pStyle w:val="NoSpacing"/>
      </w:pPr>
      <w:r w:rsidRPr="00196FE7">
        <w:t xml:space="preserve">            levels ((1E15 4));</w:t>
      </w:r>
    </w:p>
    <w:p w14:paraId="460E4516" w14:textId="77777777" w:rsidR="00196FE7" w:rsidRPr="00196FE7" w:rsidRDefault="00196FE7" w:rsidP="00EC51DB">
      <w:pPr>
        <w:pStyle w:val="NoSpacing"/>
      </w:pPr>
      <w:r w:rsidRPr="00196FE7">
        <w:t xml:space="preserve">        }</w:t>
      </w:r>
    </w:p>
    <w:p w14:paraId="2C7D44C5" w14:textId="77777777" w:rsidR="00196FE7" w:rsidRPr="00196FE7" w:rsidRDefault="00196FE7" w:rsidP="00EC51DB">
      <w:pPr>
        <w:pStyle w:val="NoSpacing"/>
      </w:pPr>
      <w:r w:rsidRPr="00196FE7">
        <w:t xml:space="preserve">    }</w:t>
      </w:r>
    </w:p>
    <w:p w14:paraId="66B3CAC6" w14:textId="77777777" w:rsidR="00196FE7" w:rsidRPr="00196FE7" w:rsidRDefault="00196FE7" w:rsidP="00EC51DB">
      <w:pPr>
        <w:pStyle w:val="NoSpacing"/>
      </w:pPr>
    </w:p>
    <w:p w14:paraId="1A76FB7A" w14:textId="77777777" w:rsidR="00196FE7" w:rsidRPr="00196FE7" w:rsidRDefault="00196FE7" w:rsidP="00EC51DB">
      <w:pPr>
        <w:pStyle w:val="NoSpacing"/>
      </w:pPr>
      <w:r w:rsidRPr="00196FE7">
        <w:t xml:space="preserve">    // Mesh selection</w:t>
      </w:r>
    </w:p>
    <w:p w14:paraId="619A4039" w14:textId="77777777" w:rsidR="00196FE7" w:rsidRPr="00196FE7" w:rsidRDefault="00196FE7" w:rsidP="00EC51DB">
      <w:pPr>
        <w:pStyle w:val="NoSpacing"/>
      </w:pPr>
      <w:r w:rsidRPr="00196FE7">
        <w:t xml:space="preserve">    // ~~~~~~~~~~~~~~</w:t>
      </w:r>
    </w:p>
    <w:p w14:paraId="759EC0CB" w14:textId="77777777" w:rsidR="00196FE7" w:rsidRPr="00196FE7" w:rsidRDefault="00196FE7" w:rsidP="00EC51DB">
      <w:pPr>
        <w:pStyle w:val="NoSpacing"/>
      </w:pPr>
    </w:p>
    <w:p w14:paraId="66570FC6" w14:textId="77777777" w:rsidR="00196FE7" w:rsidRPr="00196FE7" w:rsidRDefault="00196FE7" w:rsidP="00EC51DB">
      <w:pPr>
        <w:pStyle w:val="NoSpacing"/>
      </w:pPr>
      <w:r w:rsidRPr="00196FE7">
        <w:t xml:space="preserve">    // After refinement patches get added for all refinementSurfaces and</w:t>
      </w:r>
    </w:p>
    <w:p w14:paraId="35050BA7" w14:textId="77777777" w:rsidR="00196FE7" w:rsidRPr="00196FE7" w:rsidRDefault="00196FE7" w:rsidP="00EC51DB">
      <w:pPr>
        <w:pStyle w:val="NoSpacing"/>
      </w:pPr>
      <w:r w:rsidRPr="00196FE7">
        <w:t xml:space="preserve">    // all cells intersecting the surfaces get put into these patches. The</w:t>
      </w:r>
    </w:p>
    <w:p w14:paraId="1D9CCEA7" w14:textId="77777777" w:rsidR="00196FE7" w:rsidRPr="00196FE7" w:rsidRDefault="00196FE7" w:rsidP="00EC51DB">
      <w:pPr>
        <w:pStyle w:val="NoSpacing"/>
      </w:pPr>
      <w:r w:rsidRPr="00196FE7">
        <w:t xml:space="preserve">    // section reachable from the locationInMesh is kept.</w:t>
      </w:r>
    </w:p>
    <w:p w14:paraId="23B08D00" w14:textId="77777777" w:rsidR="00196FE7" w:rsidRPr="00196FE7" w:rsidRDefault="00196FE7" w:rsidP="00EC51DB">
      <w:pPr>
        <w:pStyle w:val="NoSpacing"/>
      </w:pPr>
      <w:r w:rsidRPr="00196FE7">
        <w:t xml:space="preserve">    // NOTE: This point should never be on a face, always inside a cell, even</w:t>
      </w:r>
    </w:p>
    <w:p w14:paraId="471DF28B" w14:textId="77777777" w:rsidR="00196FE7" w:rsidRPr="00196FE7" w:rsidRDefault="00196FE7" w:rsidP="00EC51DB">
      <w:pPr>
        <w:pStyle w:val="NoSpacing"/>
      </w:pPr>
      <w:r w:rsidRPr="00196FE7">
        <w:t xml:space="preserve">    // after refinement.</w:t>
      </w:r>
    </w:p>
    <w:p w14:paraId="62EEAB84" w14:textId="77777777" w:rsidR="00196FE7" w:rsidRPr="00196FE7" w:rsidRDefault="00196FE7" w:rsidP="00EC51DB">
      <w:pPr>
        <w:pStyle w:val="NoSpacing"/>
      </w:pPr>
      <w:r w:rsidRPr="00196FE7">
        <w:t xml:space="preserve">    locationInMesh (3.0001 3.0001 0.43);</w:t>
      </w:r>
    </w:p>
    <w:p w14:paraId="7936CBCE" w14:textId="77777777" w:rsidR="00196FE7" w:rsidRPr="00196FE7" w:rsidRDefault="00196FE7" w:rsidP="00EC51DB">
      <w:pPr>
        <w:pStyle w:val="NoSpacing"/>
      </w:pPr>
      <w:r w:rsidRPr="00196FE7">
        <w:t xml:space="preserve">    //locationInMesh (0.0 0.0 4.5);</w:t>
      </w:r>
    </w:p>
    <w:p w14:paraId="46358A68" w14:textId="77777777" w:rsidR="00196FE7" w:rsidRPr="00196FE7" w:rsidRDefault="00196FE7" w:rsidP="00EC51DB">
      <w:pPr>
        <w:pStyle w:val="NoSpacing"/>
      </w:pPr>
    </w:p>
    <w:p w14:paraId="4B03853E" w14:textId="77777777" w:rsidR="00196FE7" w:rsidRPr="00196FE7" w:rsidRDefault="00196FE7" w:rsidP="00EC51DB">
      <w:pPr>
        <w:pStyle w:val="NoSpacing"/>
      </w:pPr>
      <w:r w:rsidRPr="00196FE7">
        <w:t xml:space="preserve">    // Whether any faceZones (as specified in the refinementSurfaces)</w:t>
      </w:r>
    </w:p>
    <w:p w14:paraId="611B768F" w14:textId="77777777" w:rsidR="00196FE7" w:rsidRPr="00196FE7" w:rsidRDefault="00196FE7" w:rsidP="00EC51DB">
      <w:pPr>
        <w:pStyle w:val="NoSpacing"/>
      </w:pPr>
      <w:r w:rsidRPr="00196FE7">
        <w:t xml:space="preserve">    // are only on the boundary of corresponding cellZones or also allow</w:t>
      </w:r>
    </w:p>
    <w:p w14:paraId="75A04063" w14:textId="77777777" w:rsidR="00196FE7" w:rsidRPr="00196FE7" w:rsidRDefault="00196FE7" w:rsidP="00EC51DB">
      <w:pPr>
        <w:pStyle w:val="NoSpacing"/>
      </w:pPr>
      <w:r w:rsidRPr="00196FE7">
        <w:t xml:space="preserve">    // free-standing zone faces. Not used if there are no faceZones.</w:t>
      </w:r>
    </w:p>
    <w:p w14:paraId="1FD2FA25" w14:textId="77777777" w:rsidR="00196FE7" w:rsidRPr="00196FE7" w:rsidRDefault="00196FE7" w:rsidP="00EC51DB">
      <w:pPr>
        <w:pStyle w:val="NoSpacing"/>
      </w:pPr>
      <w:r w:rsidRPr="00196FE7">
        <w:t xml:space="preserve">    //allowFreeStandingZoneFaces true;</w:t>
      </w:r>
    </w:p>
    <w:p w14:paraId="7BD331BB" w14:textId="77777777" w:rsidR="00196FE7" w:rsidRPr="00196FE7" w:rsidRDefault="00196FE7" w:rsidP="00EC51DB">
      <w:pPr>
        <w:pStyle w:val="NoSpacing"/>
      </w:pPr>
      <w:r w:rsidRPr="00196FE7">
        <w:t xml:space="preserve">    allowFreeStandingZoneFaces false;</w:t>
      </w:r>
    </w:p>
    <w:p w14:paraId="7027E065" w14:textId="77777777" w:rsidR="00196FE7" w:rsidRPr="00196FE7" w:rsidRDefault="00196FE7" w:rsidP="00EC51DB">
      <w:pPr>
        <w:pStyle w:val="NoSpacing"/>
      </w:pPr>
      <w:r w:rsidRPr="00196FE7">
        <w:t>}</w:t>
      </w:r>
    </w:p>
    <w:p w14:paraId="44D8807F" w14:textId="77777777" w:rsidR="00196FE7" w:rsidRPr="00196FE7" w:rsidRDefault="00196FE7" w:rsidP="00EC51DB">
      <w:pPr>
        <w:pStyle w:val="NoSpacing"/>
      </w:pPr>
    </w:p>
    <w:p w14:paraId="40C66114" w14:textId="77777777" w:rsidR="00196FE7" w:rsidRPr="00196FE7" w:rsidRDefault="00196FE7" w:rsidP="00EC51DB">
      <w:pPr>
        <w:pStyle w:val="NoSpacing"/>
      </w:pPr>
    </w:p>
    <w:p w14:paraId="1587070C" w14:textId="77777777" w:rsidR="00196FE7" w:rsidRPr="00196FE7" w:rsidRDefault="00196FE7" w:rsidP="00EC51DB">
      <w:pPr>
        <w:pStyle w:val="NoSpacing"/>
      </w:pPr>
    </w:p>
    <w:p w14:paraId="78261579" w14:textId="77777777" w:rsidR="00196FE7" w:rsidRPr="00196FE7" w:rsidRDefault="00196FE7" w:rsidP="00EC51DB">
      <w:pPr>
        <w:pStyle w:val="NoSpacing"/>
      </w:pPr>
      <w:r w:rsidRPr="00196FE7">
        <w:lastRenderedPageBreak/>
        <w:t>// Settings for the snapping.</w:t>
      </w:r>
    </w:p>
    <w:p w14:paraId="6812B30C" w14:textId="77777777" w:rsidR="00196FE7" w:rsidRPr="00196FE7" w:rsidRDefault="00196FE7" w:rsidP="00EC51DB">
      <w:pPr>
        <w:pStyle w:val="NoSpacing"/>
      </w:pPr>
      <w:r w:rsidRPr="00196FE7">
        <w:t>snapControls</w:t>
      </w:r>
    </w:p>
    <w:p w14:paraId="306BC95F" w14:textId="77777777" w:rsidR="00196FE7" w:rsidRPr="00196FE7" w:rsidRDefault="00196FE7" w:rsidP="00EC51DB">
      <w:pPr>
        <w:pStyle w:val="NoSpacing"/>
      </w:pPr>
      <w:r w:rsidRPr="00196FE7">
        <w:t>{</w:t>
      </w:r>
    </w:p>
    <w:p w14:paraId="32191E93" w14:textId="77777777" w:rsidR="00196FE7" w:rsidRPr="00196FE7" w:rsidRDefault="00196FE7" w:rsidP="00EC51DB">
      <w:pPr>
        <w:pStyle w:val="NoSpacing"/>
      </w:pPr>
      <w:r w:rsidRPr="00196FE7">
        <w:t xml:space="preserve">    //- Number of patch smoothing iterations before finding correspondence</w:t>
      </w:r>
    </w:p>
    <w:p w14:paraId="08B6B7CF" w14:textId="77777777" w:rsidR="00196FE7" w:rsidRPr="00196FE7" w:rsidRDefault="00196FE7" w:rsidP="00EC51DB">
      <w:pPr>
        <w:pStyle w:val="NoSpacing"/>
      </w:pPr>
      <w:r w:rsidRPr="00196FE7">
        <w:t xml:space="preserve">    //  to surface</w:t>
      </w:r>
    </w:p>
    <w:p w14:paraId="64B641D6" w14:textId="77777777" w:rsidR="00196FE7" w:rsidRPr="00196FE7" w:rsidRDefault="00196FE7" w:rsidP="00EC51DB">
      <w:pPr>
        <w:pStyle w:val="NoSpacing"/>
      </w:pPr>
      <w:r w:rsidRPr="00196FE7">
        <w:t xml:space="preserve">    nSmoothPatch 3;</w:t>
      </w:r>
    </w:p>
    <w:p w14:paraId="3F088D14" w14:textId="77777777" w:rsidR="00196FE7" w:rsidRPr="00196FE7" w:rsidRDefault="00196FE7" w:rsidP="00EC51DB">
      <w:pPr>
        <w:pStyle w:val="NoSpacing"/>
      </w:pPr>
    </w:p>
    <w:p w14:paraId="4619060B" w14:textId="77777777" w:rsidR="00196FE7" w:rsidRPr="00196FE7" w:rsidRDefault="00196FE7" w:rsidP="00EC51DB">
      <w:pPr>
        <w:pStyle w:val="NoSpacing"/>
      </w:pPr>
      <w:r w:rsidRPr="00196FE7">
        <w:t xml:space="preserve">    //- Relative distance for points to be attracted by surface feature point</w:t>
      </w:r>
    </w:p>
    <w:p w14:paraId="49099C4D" w14:textId="77777777" w:rsidR="00196FE7" w:rsidRPr="00196FE7" w:rsidRDefault="00196FE7" w:rsidP="00EC51DB">
      <w:pPr>
        <w:pStyle w:val="NoSpacing"/>
      </w:pPr>
      <w:r w:rsidRPr="00196FE7">
        <w:t xml:space="preserve">    //  or edge. True distance is this factor times local</w:t>
      </w:r>
    </w:p>
    <w:p w14:paraId="10BE1AAE" w14:textId="77777777" w:rsidR="00196FE7" w:rsidRPr="00196FE7" w:rsidRDefault="00196FE7" w:rsidP="00EC51DB">
      <w:pPr>
        <w:pStyle w:val="NoSpacing"/>
      </w:pPr>
      <w:r w:rsidRPr="00196FE7">
        <w:t xml:space="preserve">    //  maximum edge length.</w:t>
      </w:r>
    </w:p>
    <w:p w14:paraId="68123D7B" w14:textId="77777777" w:rsidR="00196FE7" w:rsidRPr="00196FE7" w:rsidRDefault="00196FE7" w:rsidP="00EC51DB">
      <w:pPr>
        <w:pStyle w:val="NoSpacing"/>
      </w:pPr>
      <w:r w:rsidRPr="00196FE7">
        <w:t xml:space="preserve">    tolerance 1.0;</w:t>
      </w:r>
    </w:p>
    <w:p w14:paraId="1ECD8156" w14:textId="77777777" w:rsidR="00196FE7" w:rsidRPr="00196FE7" w:rsidRDefault="00196FE7" w:rsidP="00EC51DB">
      <w:pPr>
        <w:pStyle w:val="NoSpacing"/>
      </w:pPr>
    </w:p>
    <w:p w14:paraId="4CE77810" w14:textId="77777777" w:rsidR="00196FE7" w:rsidRPr="00196FE7" w:rsidRDefault="00196FE7" w:rsidP="00EC51DB">
      <w:pPr>
        <w:pStyle w:val="NoSpacing"/>
      </w:pPr>
      <w:r w:rsidRPr="00196FE7">
        <w:t xml:space="preserve">    //- Number of mesh displacement relaxation iterations.</w:t>
      </w:r>
    </w:p>
    <w:p w14:paraId="66F5E403" w14:textId="77777777" w:rsidR="00196FE7" w:rsidRPr="00196FE7" w:rsidRDefault="00196FE7" w:rsidP="00EC51DB">
      <w:pPr>
        <w:pStyle w:val="NoSpacing"/>
      </w:pPr>
      <w:r w:rsidRPr="00196FE7">
        <w:t xml:space="preserve">    //nSolveIter 30;</w:t>
      </w:r>
    </w:p>
    <w:p w14:paraId="02393E01" w14:textId="77777777" w:rsidR="00196FE7" w:rsidRPr="00196FE7" w:rsidRDefault="00196FE7" w:rsidP="00EC51DB">
      <w:pPr>
        <w:pStyle w:val="NoSpacing"/>
      </w:pPr>
      <w:r w:rsidRPr="00196FE7">
        <w:t xml:space="preserve">    nSolveIter 300;</w:t>
      </w:r>
    </w:p>
    <w:p w14:paraId="690C69F4" w14:textId="77777777" w:rsidR="00196FE7" w:rsidRPr="00196FE7" w:rsidRDefault="00196FE7" w:rsidP="00EC51DB">
      <w:pPr>
        <w:pStyle w:val="NoSpacing"/>
      </w:pPr>
    </w:p>
    <w:p w14:paraId="1C499B53" w14:textId="77777777" w:rsidR="00196FE7" w:rsidRPr="00196FE7" w:rsidRDefault="00196FE7" w:rsidP="00EC51DB">
      <w:pPr>
        <w:pStyle w:val="NoSpacing"/>
      </w:pPr>
      <w:r w:rsidRPr="00196FE7">
        <w:t xml:space="preserve">    //- Maximum number of snapping relaxation iterations. Should stop</w:t>
      </w:r>
    </w:p>
    <w:p w14:paraId="4ED875ED" w14:textId="77777777" w:rsidR="00196FE7" w:rsidRPr="00196FE7" w:rsidRDefault="00196FE7" w:rsidP="00EC51DB">
      <w:pPr>
        <w:pStyle w:val="NoSpacing"/>
      </w:pPr>
      <w:r w:rsidRPr="00196FE7">
        <w:t xml:space="preserve">    //  before upon reaching a correct mesh.</w:t>
      </w:r>
    </w:p>
    <w:p w14:paraId="6130D678" w14:textId="77777777" w:rsidR="00196FE7" w:rsidRPr="00196FE7" w:rsidRDefault="00196FE7" w:rsidP="00EC51DB">
      <w:pPr>
        <w:pStyle w:val="NoSpacing"/>
      </w:pPr>
      <w:r w:rsidRPr="00196FE7">
        <w:t xml:space="preserve">    nRelaxIter 5;</w:t>
      </w:r>
    </w:p>
    <w:p w14:paraId="29A09D7A" w14:textId="77777777" w:rsidR="00196FE7" w:rsidRPr="00196FE7" w:rsidRDefault="00196FE7" w:rsidP="00EC51DB">
      <w:pPr>
        <w:pStyle w:val="NoSpacing"/>
      </w:pPr>
    </w:p>
    <w:p w14:paraId="11C609AB" w14:textId="77777777" w:rsidR="00196FE7" w:rsidRPr="00196FE7" w:rsidRDefault="00196FE7" w:rsidP="00EC51DB">
      <w:pPr>
        <w:pStyle w:val="NoSpacing"/>
      </w:pPr>
      <w:r w:rsidRPr="00196FE7">
        <w:t xml:space="preserve">    // Feature snapping</w:t>
      </w:r>
    </w:p>
    <w:p w14:paraId="756DAF5F" w14:textId="77777777" w:rsidR="00196FE7" w:rsidRPr="00196FE7" w:rsidRDefault="00196FE7" w:rsidP="00EC51DB">
      <w:pPr>
        <w:pStyle w:val="NoSpacing"/>
      </w:pPr>
    </w:p>
    <w:p w14:paraId="0BEDCFF1" w14:textId="77777777" w:rsidR="00196FE7" w:rsidRPr="00196FE7" w:rsidRDefault="00196FE7" w:rsidP="00EC51DB">
      <w:pPr>
        <w:pStyle w:val="NoSpacing"/>
      </w:pPr>
      <w:r w:rsidRPr="00196FE7">
        <w:t xml:space="preserve">        //- Number of feature edge snapping iterations.</w:t>
      </w:r>
    </w:p>
    <w:p w14:paraId="3D4F10EA" w14:textId="77777777" w:rsidR="00196FE7" w:rsidRPr="00196FE7" w:rsidRDefault="00196FE7" w:rsidP="00EC51DB">
      <w:pPr>
        <w:pStyle w:val="NoSpacing"/>
      </w:pPr>
      <w:r w:rsidRPr="00196FE7">
        <w:t xml:space="preserve">        //  Leave out altogether to disable.</w:t>
      </w:r>
    </w:p>
    <w:p w14:paraId="1D48BBF9" w14:textId="77777777" w:rsidR="00196FE7" w:rsidRPr="00196FE7" w:rsidRDefault="00196FE7" w:rsidP="00EC51DB">
      <w:pPr>
        <w:pStyle w:val="NoSpacing"/>
      </w:pPr>
      <w:r w:rsidRPr="00196FE7">
        <w:t xml:space="preserve">        nFeatureSnapIter 50;</w:t>
      </w:r>
    </w:p>
    <w:p w14:paraId="0A600691" w14:textId="77777777" w:rsidR="00196FE7" w:rsidRPr="00196FE7" w:rsidRDefault="00196FE7" w:rsidP="00EC51DB">
      <w:pPr>
        <w:pStyle w:val="NoSpacing"/>
      </w:pPr>
    </w:p>
    <w:p w14:paraId="20E8AA9D" w14:textId="77777777" w:rsidR="00196FE7" w:rsidRPr="00196FE7" w:rsidRDefault="00196FE7" w:rsidP="00EC51DB">
      <w:pPr>
        <w:pStyle w:val="NoSpacing"/>
      </w:pPr>
      <w:r w:rsidRPr="00196FE7">
        <w:t xml:space="preserve">        //- Detect (geometric only) features by sampling the surface</w:t>
      </w:r>
    </w:p>
    <w:p w14:paraId="18E61CE2" w14:textId="77777777" w:rsidR="00196FE7" w:rsidRPr="00196FE7" w:rsidRDefault="00196FE7" w:rsidP="00EC51DB">
      <w:pPr>
        <w:pStyle w:val="NoSpacing"/>
      </w:pPr>
      <w:r w:rsidRPr="00196FE7">
        <w:t xml:space="preserve">        //  (default=false).</w:t>
      </w:r>
    </w:p>
    <w:p w14:paraId="4EEEC764" w14:textId="77777777" w:rsidR="00196FE7" w:rsidRPr="00196FE7" w:rsidRDefault="00196FE7" w:rsidP="00EC51DB">
      <w:pPr>
        <w:pStyle w:val="NoSpacing"/>
      </w:pPr>
      <w:r w:rsidRPr="00196FE7">
        <w:t xml:space="preserve">        implicitFeatureSnap false;</w:t>
      </w:r>
    </w:p>
    <w:p w14:paraId="3964377F" w14:textId="77777777" w:rsidR="00196FE7" w:rsidRPr="00196FE7" w:rsidRDefault="00196FE7" w:rsidP="00EC51DB">
      <w:pPr>
        <w:pStyle w:val="NoSpacing"/>
      </w:pPr>
    </w:p>
    <w:p w14:paraId="54B1D9C1" w14:textId="77777777" w:rsidR="00196FE7" w:rsidRPr="00196FE7" w:rsidRDefault="00196FE7" w:rsidP="00EC51DB">
      <w:pPr>
        <w:pStyle w:val="NoSpacing"/>
      </w:pPr>
      <w:r w:rsidRPr="00196FE7">
        <w:t xml:space="preserve">        //- Use castellatedMeshControls::features (default = true)</w:t>
      </w:r>
    </w:p>
    <w:p w14:paraId="45FB9A0E" w14:textId="77777777" w:rsidR="00196FE7" w:rsidRPr="00196FE7" w:rsidRDefault="00196FE7" w:rsidP="00EC51DB">
      <w:pPr>
        <w:pStyle w:val="NoSpacing"/>
      </w:pPr>
      <w:r w:rsidRPr="00196FE7">
        <w:t xml:space="preserve">        explicitFeatureSnap true;</w:t>
      </w:r>
    </w:p>
    <w:p w14:paraId="6051D5DD" w14:textId="77777777" w:rsidR="00196FE7" w:rsidRPr="00196FE7" w:rsidRDefault="00196FE7" w:rsidP="00EC51DB">
      <w:pPr>
        <w:pStyle w:val="NoSpacing"/>
      </w:pPr>
    </w:p>
    <w:p w14:paraId="3E8663C4" w14:textId="77777777" w:rsidR="00196FE7" w:rsidRPr="00196FE7" w:rsidRDefault="00196FE7" w:rsidP="00EC51DB">
      <w:pPr>
        <w:pStyle w:val="NoSpacing"/>
      </w:pPr>
      <w:r w:rsidRPr="00196FE7">
        <w:t xml:space="preserve">        //- Detect points on multiple surfaces (only for explicitFeatureSnap)</w:t>
      </w:r>
    </w:p>
    <w:p w14:paraId="44AE1FEF" w14:textId="77777777" w:rsidR="00196FE7" w:rsidRPr="00196FE7" w:rsidRDefault="00196FE7" w:rsidP="00EC51DB">
      <w:pPr>
        <w:pStyle w:val="NoSpacing"/>
      </w:pPr>
      <w:r w:rsidRPr="00196FE7">
        <w:t xml:space="preserve">        //multiRegionFeatureSnap false;</w:t>
      </w:r>
    </w:p>
    <w:p w14:paraId="670BE379" w14:textId="77777777" w:rsidR="00196FE7" w:rsidRPr="00196FE7" w:rsidRDefault="00196FE7" w:rsidP="00EC51DB">
      <w:pPr>
        <w:pStyle w:val="NoSpacing"/>
      </w:pPr>
      <w:r w:rsidRPr="00196FE7">
        <w:t xml:space="preserve">        multiRegionFeatureSnap false;</w:t>
      </w:r>
    </w:p>
    <w:p w14:paraId="4E227604" w14:textId="77777777" w:rsidR="00196FE7" w:rsidRPr="00196FE7" w:rsidRDefault="00196FE7" w:rsidP="00EC51DB">
      <w:pPr>
        <w:pStyle w:val="NoSpacing"/>
      </w:pPr>
      <w:r w:rsidRPr="00196FE7">
        <w:t>}</w:t>
      </w:r>
    </w:p>
    <w:p w14:paraId="1B166839" w14:textId="77777777" w:rsidR="00196FE7" w:rsidRPr="00196FE7" w:rsidRDefault="00196FE7" w:rsidP="00EC51DB">
      <w:pPr>
        <w:pStyle w:val="NoSpacing"/>
      </w:pPr>
    </w:p>
    <w:p w14:paraId="4328481D" w14:textId="77777777" w:rsidR="00196FE7" w:rsidRPr="00196FE7" w:rsidRDefault="00196FE7" w:rsidP="00EC51DB">
      <w:pPr>
        <w:pStyle w:val="NoSpacing"/>
      </w:pPr>
      <w:r w:rsidRPr="00196FE7">
        <w:t>// Settings for the layer addition.</w:t>
      </w:r>
    </w:p>
    <w:p w14:paraId="7B6348D7" w14:textId="77777777" w:rsidR="00196FE7" w:rsidRPr="00196FE7" w:rsidRDefault="00196FE7" w:rsidP="00EC51DB">
      <w:pPr>
        <w:pStyle w:val="NoSpacing"/>
      </w:pPr>
      <w:r w:rsidRPr="00196FE7">
        <w:t>addLayersControls</w:t>
      </w:r>
    </w:p>
    <w:p w14:paraId="2AEE5BD0" w14:textId="77777777" w:rsidR="00196FE7" w:rsidRPr="00196FE7" w:rsidRDefault="00196FE7" w:rsidP="00EC51DB">
      <w:pPr>
        <w:pStyle w:val="NoSpacing"/>
      </w:pPr>
      <w:r w:rsidRPr="00196FE7">
        <w:t>{</w:t>
      </w:r>
    </w:p>
    <w:p w14:paraId="15451035" w14:textId="77777777" w:rsidR="00196FE7" w:rsidRPr="00196FE7" w:rsidRDefault="00196FE7" w:rsidP="00EC51DB">
      <w:pPr>
        <w:pStyle w:val="NoSpacing"/>
      </w:pPr>
      <w:r w:rsidRPr="00196FE7">
        <w:t xml:space="preserve">    // Are the thickness parameters below relative to the undistorted</w:t>
      </w:r>
    </w:p>
    <w:p w14:paraId="158B8C56" w14:textId="77777777" w:rsidR="00196FE7" w:rsidRPr="00196FE7" w:rsidRDefault="00196FE7" w:rsidP="00EC51DB">
      <w:pPr>
        <w:pStyle w:val="NoSpacing"/>
      </w:pPr>
      <w:r w:rsidRPr="00196FE7">
        <w:t xml:space="preserve">    // size of the refined cell outside layer (true) or absolute sizes (false).</w:t>
      </w:r>
    </w:p>
    <w:p w14:paraId="259372DF" w14:textId="77777777" w:rsidR="00196FE7" w:rsidRPr="00196FE7" w:rsidRDefault="00196FE7" w:rsidP="00EC51DB">
      <w:pPr>
        <w:pStyle w:val="NoSpacing"/>
      </w:pPr>
      <w:r w:rsidRPr="00196FE7">
        <w:t xml:space="preserve">    relativeSizes true;</w:t>
      </w:r>
    </w:p>
    <w:p w14:paraId="24AA8E42" w14:textId="77777777" w:rsidR="00196FE7" w:rsidRPr="00196FE7" w:rsidRDefault="00196FE7" w:rsidP="00EC51DB">
      <w:pPr>
        <w:pStyle w:val="NoSpacing"/>
      </w:pPr>
    </w:p>
    <w:p w14:paraId="3E204B20" w14:textId="77777777" w:rsidR="00196FE7" w:rsidRPr="00196FE7" w:rsidRDefault="00196FE7" w:rsidP="00EC51DB">
      <w:pPr>
        <w:pStyle w:val="NoSpacing"/>
      </w:pPr>
      <w:r w:rsidRPr="00196FE7">
        <w:t xml:space="preserve">    // Per final patch (so not geometry!) the layer information</w:t>
      </w:r>
    </w:p>
    <w:p w14:paraId="77EED999" w14:textId="77777777" w:rsidR="00196FE7" w:rsidRPr="00196FE7" w:rsidRDefault="00196FE7" w:rsidP="00EC51DB">
      <w:pPr>
        <w:pStyle w:val="NoSpacing"/>
      </w:pPr>
      <w:r w:rsidRPr="00196FE7">
        <w:lastRenderedPageBreak/>
        <w:t xml:space="preserve">    layers</w:t>
      </w:r>
    </w:p>
    <w:p w14:paraId="211EADA8" w14:textId="77777777" w:rsidR="00196FE7" w:rsidRPr="00196FE7" w:rsidRDefault="00196FE7" w:rsidP="00EC51DB">
      <w:pPr>
        <w:pStyle w:val="NoSpacing"/>
      </w:pPr>
      <w:r w:rsidRPr="00196FE7">
        <w:t xml:space="preserve">    {</w:t>
      </w:r>
    </w:p>
    <w:p w14:paraId="30F8CF3D" w14:textId="77777777" w:rsidR="00196FE7" w:rsidRPr="00196FE7" w:rsidRDefault="00196FE7" w:rsidP="00EC51DB">
      <w:pPr>
        <w:pStyle w:val="NoSpacing"/>
      </w:pPr>
      <w:r w:rsidRPr="00196FE7">
        <w:t xml:space="preserve">        "pmsCanister.*"</w:t>
      </w:r>
    </w:p>
    <w:p w14:paraId="54331C65" w14:textId="77777777" w:rsidR="00196FE7" w:rsidRPr="00196FE7" w:rsidRDefault="00196FE7" w:rsidP="00EC51DB">
      <w:pPr>
        <w:pStyle w:val="NoSpacing"/>
      </w:pPr>
      <w:r w:rsidRPr="00196FE7">
        <w:t xml:space="preserve">        {</w:t>
      </w:r>
    </w:p>
    <w:p w14:paraId="47D5223C" w14:textId="77777777" w:rsidR="00196FE7" w:rsidRPr="00196FE7" w:rsidRDefault="00196FE7" w:rsidP="00EC51DB">
      <w:pPr>
        <w:pStyle w:val="NoSpacing"/>
      </w:pPr>
      <w:r w:rsidRPr="00196FE7">
        <w:t xml:space="preserve">            nSurfaceLayers 1;</w:t>
      </w:r>
    </w:p>
    <w:p w14:paraId="568F45F1" w14:textId="77777777" w:rsidR="00196FE7" w:rsidRPr="00196FE7" w:rsidRDefault="00196FE7" w:rsidP="00EC51DB">
      <w:pPr>
        <w:pStyle w:val="NoSpacing"/>
      </w:pPr>
      <w:r w:rsidRPr="00196FE7">
        <w:t xml:space="preserve">        }</w:t>
      </w:r>
    </w:p>
    <w:p w14:paraId="517B08D7" w14:textId="77777777" w:rsidR="00196FE7" w:rsidRPr="00196FE7" w:rsidRDefault="00196FE7" w:rsidP="00EC51DB">
      <w:pPr>
        <w:pStyle w:val="NoSpacing"/>
      </w:pPr>
      <w:r w:rsidRPr="00196FE7">
        <w:t xml:space="preserve">    }</w:t>
      </w:r>
    </w:p>
    <w:p w14:paraId="780EF539" w14:textId="77777777" w:rsidR="00196FE7" w:rsidRPr="00196FE7" w:rsidRDefault="00196FE7" w:rsidP="00EC51DB">
      <w:pPr>
        <w:pStyle w:val="NoSpacing"/>
      </w:pPr>
    </w:p>
    <w:p w14:paraId="70E272BB" w14:textId="77777777" w:rsidR="00196FE7" w:rsidRPr="00196FE7" w:rsidRDefault="00196FE7" w:rsidP="00EC51DB">
      <w:pPr>
        <w:pStyle w:val="NoSpacing"/>
      </w:pPr>
      <w:r w:rsidRPr="00196FE7">
        <w:t xml:space="preserve">    // Expansion factor for layer mesh</w:t>
      </w:r>
    </w:p>
    <w:p w14:paraId="3A5866D8" w14:textId="77777777" w:rsidR="00196FE7" w:rsidRPr="00196FE7" w:rsidRDefault="00196FE7" w:rsidP="00EC51DB">
      <w:pPr>
        <w:pStyle w:val="NoSpacing"/>
      </w:pPr>
      <w:r w:rsidRPr="00196FE7">
        <w:t xml:space="preserve">    expansionRatio 1.0;</w:t>
      </w:r>
    </w:p>
    <w:p w14:paraId="6C6E507F" w14:textId="77777777" w:rsidR="00196FE7" w:rsidRPr="00196FE7" w:rsidRDefault="00196FE7" w:rsidP="00EC51DB">
      <w:pPr>
        <w:pStyle w:val="NoSpacing"/>
      </w:pPr>
    </w:p>
    <w:p w14:paraId="5F1304C8" w14:textId="77777777" w:rsidR="00196FE7" w:rsidRPr="00196FE7" w:rsidRDefault="00196FE7" w:rsidP="00EC51DB">
      <w:pPr>
        <w:pStyle w:val="NoSpacing"/>
      </w:pPr>
      <w:r w:rsidRPr="00196FE7">
        <w:t xml:space="preserve">    // Wanted thickness of final added cell layer. If multiple layers</w:t>
      </w:r>
    </w:p>
    <w:p w14:paraId="77AB552E" w14:textId="77777777" w:rsidR="00196FE7" w:rsidRPr="00196FE7" w:rsidRDefault="00196FE7" w:rsidP="00EC51DB">
      <w:pPr>
        <w:pStyle w:val="NoSpacing"/>
      </w:pPr>
      <w:r w:rsidRPr="00196FE7">
        <w:t xml:space="preserve">    // is the thickness of the layer furthest away from the wall.</w:t>
      </w:r>
    </w:p>
    <w:p w14:paraId="02EFAE77" w14:textId="77777777" w:rsidR="00196FE7" w:rsidRPr="00196FE7" w:rsidRDefault="00196FE7" w:rsidP="00EC51DB">
      <w:pPr>
        <w:pStyle w:val="NoSpacing"/>
      </w:pPr>
      <w:r w:rsidRPr="00196FE7">
        <w:t xml:space="preserve">    // Relative to undistorted size of cell outside layer.</w:t>
      </w:r>
    </w:p>
    <w:p w14:paraId="4004BC4F" w14:textId="77777777" w:rsidR="00196FE7" w:rsidRPr="00196FE7" w:rsidRDefault="00196FE7" w:rsidP="00EC51DB">
      <w:pPr>
        <w:pStyle w:val="NoSpacing"/>
      </w:pPr>
      <w:r w:rsidRPr="00196FE7">
        <w:t xml:space="preserve">    // See relativeSizes parameter.</w:t>
      </w:r>
    </w:p>
    <w:p w14:paraId="10B8FB92" w14:textId="77777777" w:rsidR="00196FE7" w:rsidRPr="00196FE7" w:rsidRDefault="00196FE7" w:rsidP="00EC51DB">
      <w:pPr>
        <w:pStyle w:val="NoSpacing"/>
      </w:pPr>
      <w:r w:rsidRPr="00196FE7">
        <w:t xml:space="preserve">    finalLayerThickness 0.3;</w:t>
      </w:r>
    </w:p>
    <w:p w14:paraId="2397C47E" w14:textId="77777777" w:rsidR="00196FE7" w:rsidRPr="00196FE7" w:rsidRDefault="00196FE7" w:rsidP="00EC51DB">
      <w:pPr>
        <w:pStyle w:val="NoSpacing"/>
      </w:pPr>
    </w:p>
    <w:p w14:paraId="1059CEF2" w14:textId="77777777" w:rsidR="00196FE7" w:rsidRPr="00196FE7" w:rsidRDefault="00196FE7" w:rsidP="00EC51DB">
      <w:pPr>
        <w:pStyle w:val="NoSpacing"/>
      </w:pPr>
      <w:r w:rsidRPr="00196FE7">
        <w:t xml:space="preserve">    // Minimum thickness of cell layer. If for any reason layer</w:t>
      </w:r>
    </w:p>
    <w:p w14:paraId="6064E417" w14:textId="77777777" w:rsidR="00196FE7" w:rsidRPr="00196FE7" w:rsidRDefault="00196FE7" w:rsidP="00EC51DB">
      <w:pPr>
        <w:pStyle w:val="NoSpacing"/>
      </w:pPr>
      <w:r w:rsidRPr="00196FE7">
        <w:t xml:space="preserve">    // cannot be above minThickness do not add layer.</w:t>
      </w:r>
    </w:p>
    <w:p w14:paraId="198F3FD1" w14:textId="77777777" w:rsidR="00196FE7" w:rsidRPr="00196FE7" w:rsidRDefault="00196FE7" w:rsidP="00EC51DB">
      <w:pPr>
        <w:pStyle w:val="NoSpacing"/>
      </w:pPr>
      <w:r w:rsidRPr="00196FE7">
        <w:t xml:space="preserve">    // Relative to undistorted size of cell outside layer.</w:t>
      </w:r>
    </w:p>
    <w:p w14:paraId="278FF943" w14:textId="77777777" w:rsidR="00196FE7" w:rsidRPr="00196FE7" w:rsidRDefault="00196FE7" w:rsidP="00EC51DB">
      <w:pPr>
        <w:pStyle w:val="NoSpacing"/>
      </w:pPr>
      <w:r w:rsidRPr="00196FE7">
        <w:t xml:space="preserve">    minThickness 0.1;</w:t>
      </w:r>
    </w:p>
    <w:p w14:paraId="595A4BFE" w14:textId="77777777" w:rsidR="00196FE7" w:rsidRPr="00196FE7" w:rsidRDefault="00196FE7" w:rsidP="00EC51DB">
      <w:pPr>
        <w:pStyle w:val="NoSpacing"/>
      </w:pPr>
    </w:p>
    <w:p w14:paraId="78222224" w14:textId="77777777" w:rsidR="00196FE7" w:rsidRPr="00196FE7" w:rsidRDefault="00196FE7" w:rsidP="00EC51DB">
      <w:pPr>
        <w:pStyle w:val="NoSpacing"/>
      </w:pPr>
      <w:r w:rsidRPr="00196FE7">
        <w:t xml:space="preserve">    // If points get not extruded do nGrow layers of connected faces that are</w:t>
      </w:r>
    </w:p>
    <w:p w14:paraId="5084BB3C" w14:textId="77777777" w:rsidR="00196FE7" w:rsidRPr="00196FE7" w:rsidRDefault="00196FE7" w:rsidP="00EC51DB">
      <w:pPr>
        <w:pStyle w:val="NoSpacing"/>
      </w:pPr>
      <w:r w:rsidRPr="00196FE7">
        <w:t xml:space="preserve">    // also not grown. This helps convergence of the layer addition process</w:t>
      </w:r>
    </w:p>
    <w:p w14:paraId="0F0FC5E4" w14:textId="77777777" w:rsidR="00196FE7" w:rsidRPr="00196FE7" w:rsidRDefault="00196FE7" w:rsidP="00EC51DB">
      <w:pPr>
        <w:pStyle w:val="NoSpacing"/>
      </w:pPr>
      <w:r w:rsidRPr="00196FE7">
        <w:t xml:space="preserve">    // close to features.</w:t>
      </w:r>
    </w:p>
    <w:p w14:paraId="6B276E2D" w14:textId="77777777" w:rsidR="00196FE7" w:rsidRPr="00196FE7" w:rsidRDefault="00196FE7" w:rsidP="00EC51DB">
      <w:pPr>
        <w:pStyle w:val="NoSpacing"/>
      </w:pPr>
      <w:r w:rsidRPr="00196FE7">
        <w:t xml:space="preserve">    // Note: changed(corrected) w.r.t 17x! (didn't do anything in 17x)</w:t>
      </w:r>
    </w:p>
    <w:p w14:paraId="62BAB6F2" w14:textId="77777777" w:rsidR="00196FE7" w:rsidRPr="00196FE7" w:rsidRDefault="00196FE7" w:rsidP="00EC51DB">
      <w:pPr>
        <w:pStyle w:val="NoSpacing"/>
      </w:pPr>
      <w:r w:rsidRPr="00196FE7">
        <w:t xml:space="preserve">    nGrow 0;</w:t>
      </w:r>
    </w:p>
    <w:p w14:paraId="300952D5" w14:textId="77777777" w:rsidR="00196FE7" w:rsidRPr="00196FE7" w:rsidRDefault="00196FE7" w:rsidP="00EC51DB">
      <w:pPr>
        <w:pStyle w:val="NoSpacing"/>
      </w:pPr>
    </w:p>
    <w:p w14:paraId="70BB84F3" w14:textId="77777777" w:rsidR="00196FE7" w:rsidRPr="00196FE7" w:rsidRDefault="00196FE7" w:rsidP="00EC51DB">
      <w:pPr>
        <w:pStyle w:val="NoSpacing"/>
      </w:pPr>
      <w:r w:rsidRPr="00196FE7">
        <w:t xml:space="preserve">    // Advanced settings</w:t>
      </w:r>
    </w:p>
    <w:p w14:paraId="64E85ABB" w14:textId="77777777" w:rsidR="00196FE7" w:rsidRPr="00196FE7" w:rsidRDefault="00196FE7" w:rsidP="00EC51DB">
      <w:pPr>
        <w:pStyle w:val="NoSpacing"/>
      </w:pPr>
    </w:p>
    <w:p w14:paraId="40EDACE6" w14:textId="77777777" w:rsidR="00196FE7" w:rsidRPr="00196FE7" w:rsidRDefault="00196FE7" w:rsidP="00EC51DB">
      <w:pPr>
        <w:pStyle w:val="NoSpacing"/>
      </w:pPr>
      <w:r w:rsidRPr="00196FE7">
        <w:t xml:space="preserve">    // When not to extrude surface. 0 is flat surface, 90 is when two faces</w:t>
      </w:r>
    </w:p>
    <w:p w14:paraId="790EBBC8" w14:textId="77777777" w:rsidR="00196FE7" w:rsidRPr="00196FE7" w:rsidRDefault="00196FE7" w:rsidP="00EC51DB">
      <w:pPr>
        <w:pStyle w:val="NoSpacing"/>
      </w:pPr>
      <w:r w:rsidRPr="00196FE7">
        <w:t xml:space="preserve">    // are perpendicular</w:t>
      </w:r>
    </w:p>
    <w:p w14:paraId="4546EBC1" w14:textId="77777777" w:rsidR="00196FE7" w:rsidRPr="00196FE7" w:rsidRDefault="00196FE7" w:rsidP="00EC51DB">
      <w:pPr>
        <w:pStyle w:val="NoSpacing"/>
      </w:pPr>
      <w:r w:rsidRPr="00196FE7">
        <w:t xml:space="preserve">    featureAngle 60;</w:t>
      </w:r>
    </w:p>
    <w:p w14:paraId="4CCF2DF1" w14:textId="77777777" w:rsidR="00196FE7" w:rsidRPr="00196FE7" w:rsidRDefault="00196FE7" w:rsidP="00EC51DB">
      <w:pPr>
        <w:pStyle w:val="NoSpacing"/>
      </w:pPr>
    </w:p>
    <w:p w14:paraId="432266CB" w14:textId="77777777" w:rsidR="00196FE7" w:rsidRPr="00196FE7" w:rsidRDefault="00196FE7" w:rsidP="00EC51DB">
      <w:pPr>
        <w:pStyle w:val="NoSpacing"/>
      </w:pPr>
      <w:r w:rsidRPr="00196FE7">
        <w:t xml:space="preserve">    // At non-patched sides allow mesh to slip if extrusion direction makes</w:t>
      </w:r>
    </w:p>
    <w:p w14:paraId="19CE5756" w14:textId="77777777" w:rsidR="00196FE7" w:rsidRPr="00196FE7" w:rsidRDefault="00196FE7" w:rsidP="00EC51DB">
      <w:pPr>
        <w:pStyle w:val="NoSpacing"/>
      </w:pPr>
      <w:r w:rsidRPr="00196FE7">
        <w:t xml:space="preserve">    // angle larger than slipFeatureAngle.</w:t>
      </w:r>
    </w:p>
    <w:p w14:paraId="1BF92CB3" w14:textId="77777777" w:rsidR="00196FE7" w:rsidRPr="00196FE7" w:rsidRDefault="00196FE7" w:rsidP="00EC51DB">
      <w:pPr>
        <w:pStyle w:val="NoSpacing"/>
      </w:pPr>
      <w:r w:rsidRPr="00196FE7">
        <w:t xml:space="preserve">    slipFeatureAngle 30;</w:t>
      </w:r>
    </w:p>
    <w:p w14:paraId="41349A2E" w14:textId="77777777" w:rsidR="00196FE7" w:rsidRPr="00196FE7" w:rsidRDefault="00196FE7" w:rsidP="00EC51DB">
      <w:pPr>
        <w:pStyle w:val="NoSpacing"/>
      </w:pPr>
    </w:p>
    <w:p w14:paraId="1A0BB7AC" w14:textId="77777777" w:rsidR="00196FE7" w:rsidRPr="00196FE7" w:rsidRDefault="00196FE7" w:rsidP="00EC51DB">
      <w:pPr>
        <w:pStyle w:val="NoSpacing"/>
      </w:pPr>
      <w:r w:rsidRPr="00196FE7">
        <w:t xml:space="preserve">    // Maximum number of snapping relaxation iterations. Should stop</w:t>
      </w:r>
    </w:p>
    <w:p w14:paraId="4E91F69C" w14:textId="77777777" w:rsidR="00196FE7" w:rsidRPr="00196FE7" w:rsidRDefault="00196FE7" w:rsidP="00EC51DB">
      <w:pPr>
        <w:pStyle w:val="NoSpacing"/>
      </w:pPr>
      <w:r w:rsidRPr="00196FE7">
        <w:t xml:space="preserve">    // before upon reaching a correct mesh.</w:t>
      </w:r>
    </w:p>
    <w:p w14:paraId="50AE9031" w14:textId="77777777" w:rsidR="00196FE7" w:rsidRPr="00196FE7" w:rsidRDefault="00196FE7" w:rsidP="00EC51DB">
      <w:pPr>
        <w:pStyle w:val="NoSpacing"/>
      </w:pPr>
      <w:r w:rsidRPr="00196FE7">
        <w:t xml:space="preserve">    nRelaxIter 3;</w:t>
      </w:r>
    </w:p>
    <w:p w14:paraId="53DE999E" w14:textId="77777777" w:rsidR="00196FE7" w:rsidRPr="00196FE7" w:rsidRDefault="00196FE7" w:rsidP="00EC51DB">
      <w:pPr>
        <w:pStyle w:val="NoSpacing"/>
      </w:pPr>
    </w:p>
    <w:p w14:paraId="1DB818DE" w14:textId="77777777" w:rsidR="00196FE7" w:rsidRPr="00196FE7" w:rsidRDefault="00196FE7" w:rsidP="00EC51DB">
      <w:pPr>
        <w:pStyle w:val="NoSpacing"/>
      </w:pPr>
      <w:r w:rsidRPr="00196FE7">
        <w:t xml:space="preserve">    // Number of smoothing iterations of surface normals</w:t>
      </w:r>
    </w:p>
    <w:p w14:paraId="3A9EC7A7" w14:textId="77777777" w:rsidR="00196FE7" w:rsidRPr="00196FE7" w:rsidRDefault="00196FE7" w:rsidP="00EC51DB">
      <w:pPr>
        <w:pStyle w:val="NoSpacing"/>
      </w:pPr>
      <w:r w:rsidRPr="00196FE7">
        <w:t xml:space="preserve">    nSmoothSurfaceNormals 1;</w:t>
      </w:r>
    </w:p>
    <w:p w14:paraId="785E24AF" w14:textId="77777777" w:rsidR="00196FE7" w:rsidRPr="00196FE7" w:rsidRDefault="00196FE7" w:rsidP="00EC51DB">
      <w:pPr>
        <w:pStyle w:val="NoSpacing"/>
      </w:pPr>
    </w:p>
    <w:p w14:paraId="4EB257AB" w14:textId="77777777" w:rsidR="00196FE7" w:rsidRPr="00196FE7" w:rsidRDefault="00196FE7" w:rsidP="00EC51DB">
      <w:pPr>
        <w:pStyle w:val="NoSpacing"/>
      </w:pPr>
      <w:r w:rsidRPr="00196FE7">
        <w:t xml:space="preserve">    // Number of smoothing iterations of interior mesh movement direction</w:t>
      </w:r>
    </w:p>
    <w:p w14:paraId="2ADA0BF8" w14:textId="77777777" w:rsidR="00196FE7" w:rsidRPr="00196FE7" w:rsidRDefault="00196FE7" w:rsidP="00EC51DB">
      <w:pPr>
        <w:pStyle w:val="NoSpacing"/>
      </w:pPr>
      <w:r w:rsidRPr="00196FE7">
        <w:lastRenderedPageBreak/>
        <w:t xml:space="preserve">    nSmoothNormals 3;</w:t>
      </w:r>
    </w:p>
    <w:p w14:paraId="0A0A0290" w14:textId="77777777" w:rsidR="00196FE7" w:rsidRPr="00196FE7" w:rsidRDefault="00196FE7" w:rsidP="00EC51DB">
      <w:pPr>
        <w:pStyle w:val="NoSpacing"/>
      </w:pPr>
    </w:p>
    <w:p w14:paraId="3D10FD25" w14:textId="77777777" w:rsidR="00196FE7" w:rsidRPr="00196FE7" w:rsidRDefault="00196FE7" w:rsidP="00EC51DB">
      <w:pPr>
        <w:pStyle w:val="NoSpacing"/>
      </w:pPr>
      <w:r w:rsidRPr="00196FE7">
        <w:t xml:space="preserve">    // Smooth layer thickness over surface patches</w:t>
      </w:r>
    </w:p>
    <w:p w14:paraId="4FCC3C12" w14:textId="77777777" w:rsidR="00196FE7" w:rsidRPr="00196FE7" w:rsidRDefault="00196FE7" w:rsidP="00EC51DB">
      <w:pPr>
        <w:pStyle w:val="NoSpacing"/>
      </w:pPr>
      <w:r w:rsidRPr="00196FE7">
        <w:t xml:space="preserve">    nSmoothThickness 10;</w:t>
      </w:r>
    </w:p>
    <w:p w14:paraId="69297141" w14:textId="77777777" w:rsidR="00196FE7" w:rsidRPr="00196FE7" w:rsidRDefault="00196FE7" w:rsidP="00EC51DB">
      <w:pPr>
        <w:pStyle w:val="NoSpacing"/>
      </w:pPr>
    </w:p>
    <w:p w14:paraId="75EAA7F9" w14:textId="77777777" w:rsidR="00196FE7" w:rsidRPr="00196FE7" w:rsidRDefault="00196FE7" w:rsidP="00EC51DB">
      <w:pPr>
        <w:pStyle w:val="NoSpacing"/>
      </w:pPr>
      <w:r w:rsidRPr="00196FE7">
        <w:t xml:space="preserve">    // Stop layer growth on highly warped cells</w:t>
      </w:r>
    </w:p>
    <w:p w14:paraId="463AE1BC" w14:textId="77777777" w:rsidR="00196FE7" w:rsidRPr="00196FE7" w:rsidRDefault="00196FE7" w:rsidP="00EC51DB">
      <w:pPr>
        <w:pStyle w:val="NoSpacing"/>
      </w:pPr>
      <w:r w:rsidRPr="00196FE7">
        <w:t xml:space="preserve">    maxFaceThicknessRatio 0.5;</w:t>
      </w:r>
    </w:p>
    <w:p w14:paraId="5BF2C0E3" w14:textId="77777777" w:rsidR="00196FE7" w:rsidRPr="00196FE7" w:rsidRDefault="00196FE7" w:rsidP="00EC51DB">
      <w:pPr>
        <w:pStyle w:val="NoSpacing"/>
      </w:pPr>
    </w:p>
    <w:p w14:paraId="0ADEAB45" w14:textId="77777777" w:rsidR="00196FE7" w:rsidRPr="00196FE7" w:rsidRDefault="00196FE7" w:rsidP="00EC51DB">
      <w:pPr>
        <w:pStyle w:val="NoSpacing"/>
      </w:pPr>
      <w:r w:rsidRPr="00196FE7">
        <w:t xml:space="preserve">    // Reduce layer growth where ratio thickness to medial</w:t>
      </w:r>
    </w:p>
    <w:p w14:paraId="1B5D31A3" w14:textId="77777777" w:rsidR="00196FE7" w:rsidRPr="00196FE7" w:rsidRDefault="00196FE7" w:rsidP="00EC51DB">
      <w:pPr>
        <w:pStyle w:val="NoSpacing"/>
      </w:pPr>
      <w:r w:rsidRPr="00196FE7">
        <w:t xml:space="preserve">    // distance is large</w:t>
      </w:r>
    </w:p>
    <w:p w14:paraId="6145FD33" w14:textId="77777777" w:rsidR="00196FE7" w:rsidRPr="00196FE7" w:rsidRDefault="00196FE7" w:rsidP="00EC51DB">
      <w:pPr>
        <w:pStyle w:val="NoSpacing"/>
      </w:pPr>
      <w:r w:rsidRPr="00196FE7">
        <w:t xml:space="preserve">    maxThicknessToMedialRatio 0.3;</w:t>
      </w:r>
    </w:p>
    <w:p w14:paraId="550F7634" w14:textId="77777777" w:rsidR="00196FE7" w:rsidRPr="00196FE7" w:rsidRDefault="00196FE7" w:rsidP="00EC51DB">
      <w:pPr>
        <w:pStyle w:val="NoSpacing"/>
      </w:pPr>
    </w:p>
    <w:p w14:paraId="4D367937" w14:textId="77777777" w:rsidR="00196FE7" w:rsidRPr="00196FE7" w:rsidRDefault="00196FE7" w:rsidP="00EC51DB">
      <w:pPr>
        <w:pStyle w:val="NoSpacing"/>
      </w:pPr>
      <w:r w:rsidRPr="00196FE7">
        <w:t xml:space="preserve">    // Angle used to pick up medial axis points</w:t>
      </w:r>
    </w:p>
    <w:p w14:paraId="3DD50208" w14:textId="77777777" w:rsidR="00196FE7" w:rsidRPr="00196FE7" w:rsidRDefault="00196FE7" w:rsidP="00EC51DB">
      <w:pPr>
        <w:pStyle w:val="NoSpacing"/>
      </w:pPr>
      <w:r w:rsidRPr="00196FE7">
        <w:t xml:space="preserve">    // Note: changed(corrected) w.r.t 17x! 90 degrees corresponds to 130 in 17x.</w:t>
      </w:r>
    </w:p>
    <w:p w14:paraId="2FBBB896" w14:textId="77777777" w:rsidR="00196FE7" w:rsidRPr="00196FE7" w:rsidRDefault="00196FE7" w:rsidP="00EC51DB">
      <w:pPr>
        <w:pStyle w:val="NoSpacing"/>
      </w:pPr>
      <w:r w:rsidRPr="00196FE7">
        <w:t xml:space="preserve">    minMedianAxisAngle 90;</w:t>
      </w:r>
    </w:p>
    <w:p w14:paraId="4FA51780" w14:textId="77777777" w:rsidR="00196FE7" w:rsidRPr="00196FE7" w:rsidRDefault="00196FE7" w:rsidP="00EC51DB">
      <w:pPr>
        <w:pStyle w:val="NoSpacing"/>
      </w:pPr>
    </w:p>
    <w:p w14:paraId="0B836E82" w14:textId="77777777" w:rsidR="00196FE7" w:rsidRPr="00196FE7" w:rsidRDefault="00196FE7" w:rsidP="00EC51DB">
      <w:pPr>
        <w:pStyle w:val="NoSpacing"/>
      </w:pPr>
    </w:p>
    <w:p w14:paraId="4C331F02" w14:textId="77777777" w:rsidR="00196FE7" w:rsidRPr="00196FE7" w:rsidRDefault="00196FE7" w:rsidP="00EC51DB">
      <w:pPr>
        <w:pStyle w:val="NoSpacing"/>
      </w:pPr>
      <w:r w:rsidRPr="00196FE7">
        <w:t xml:space="preserve">    // Create buffer region for new layer terminations</w:t>
      </w:r>
    </w:p>
    <w:p w14:paraId="603968E4" w14:textId="77777777" w:rsidR="00196FE7" w:rsidRPr="00196FE7" w:rsidRDefault="00196FE7" w:rsidP="00EC51DB">
      <w:pPr>
        <w:pStyle w:val="NoSpacing"/>
      </w:pPr>
      <w:r w:rsidRPr="00196FE7">
        <w:t xml:space="preserve">    nBufferCellsNoExtrude 0;</w:t>
      </w:r>
    </w:p>
    <w:p w14:paraId="1579D284" w14:textId="77777777" w:rsidR="00196FE7" w:rsidRPr="00196FE7" w:rsidRDefault="00196FE7" w:rsidP="00EC51DB">
      <w:pPr>
        <w:pStyle w:val="NoSpacing"/>
      </w:pPr>
    </w:p>
    <w:p w14:paraId="7D8DC3B4" w14:textId="77777777" w:rsidR="00196FE7" w:rsidRPr="00196FE7" w:rsidRDefault="00196FE7" w:rsidP="00EC51DB">
      <w:pPr>
        <w:pStyle w:val="NoSpacing"/>
      </w:pPr>
    </w:p>
    <w:p w14:paraId="4299C19C" w14:textId="77777777" w:rsidR="00196FE7" w:rsidRPr="00196FE7" w:rsidRDefault="00196FE7" w:rsidP="00EC51DB">
      <w:pPr>
        <w:pStyle w:val="NoSpacing"/>
      </w:pPr>
      <w:r w:rsidRPr="00196FE7">
        <w:t xml:space="preserve">    // Overall max number of layer addition iterations. The mesher will exit</w:t>
      </w:r>
    </w:p>
    <w:p w14:paraId="1FA542D5" w14:textId="77777777" w:rsidR="00196FE7" w:rsidRPr="00196FE7" w:rsidRDefault="00196FE7" w:rsidP="00EC51DB">
      <w:pPr>
        <w:pStyle w:val="NoSpacing"/>
      </w:pPr>
      <w:r w:rsidRPr="00196FE7">
        <w:t xml:space="preserve">    // if it reaches this number of iterations; possibly with an illegal</w:t>
      </w:r>
    </w:p>
    <w:p w14:paraId="2201B1F5" w14:textId="77777777" w:rsidR="00196FE7" w:rsidRPr="00196FE7" w:rsidRDefault="00196FE7" w:rsidP="00EC51DB">
      <w:pPr>
        <w:pStyle w:val="NoSpacing"/>
      </w:pPr>
      <w:r w:rsidRPr="00196FE7">
        <w:t xml:space="preserve">    // mesh.</w:t>
      </w:r>
    </w:p>
    <w:p w14:paraId="3614CFE8" w14:textId="77777777" w:rsidR="00196FE7" w:rsidRPr="00196FE7" w:rsidRDefault="00196FE7" w:rsidP="00EC51DB">
      <w:pPr>
        <w:pStyle w:val="NoSpacing"/>
      </w:pPr>
      <w:r w:rsidRPr="00196FE7">
        <w:t xml:space="preserve">    nLayerIter 50;</w:t>
      </w:r>
    </w:p>
    <w:p w14:paraId="5778D132" w14:textId="77777777" w:rsidR="00196FE7" w:rsidRPr="00196FE7" w:rsidRDefault="00196FE7" w:rsidP="00EC51DB">
      <w:pPr>
        <w:pStyle w:val="NoSpacing"/>
      </w:pPr>
      <w:r w:rsidRPr="00196FE7">
        <w:t>}</w:t>
      </w:r>
    </w:p>
    <w:p w14:paraId="42C2D969" w14:textId="77777777" w:rsidR="00196FE7" w:rsidRPr="00196FE7" w:rsidRDefault="00196FE7" w:rsidP="00EC51DB">
      <w:pPr>
        <w:pStyle w:val="NoSpacing"/>
      </w:pPr>
    </w:p>
    <w:p w14:paraId="481B5960" w14:textId="77777777" w:rsidR="00196FE7" w:rsidRPr="00196FE7" w:rsidRDefault="00196FE7" w:rsidP="00EC51DB">
      <w:pPr>
        <w:pStyle w:val="NoSpacing"/>
      </w:pPr>
      <w:r w:rsidRPr="00196FE7">
        <w:t>// Generic mesh quality settings. At any undoable phase these determine</w:t>
      </w:r>
    </w:p>
    <w:p w14:paraId="5C40959C" w14:textId="77777777" w:rsidR="00196FE7" w:rsidRPr="00196FE7" w:rsidRDefault="00196FE7" w:rsidP="00EC51DB">
      <w:pPr>
        <w:pStyle w:val="NoSpacing"/>
      </w:pPr>
      <w:r w:rsidRPr="00196FE7">
        <w:t>// where to undo.</w:t>
      </w:r>
    </w:p>
    <w:p w14:paraId="34B8646E" w14:textId="77777777" w:rsidR="00196FE7" w:rsidRPr="00196FE7" w:rsidRDefault="00196FE7" w:rsidP="00EC51DB">
      <w:pPr>
        <w:pStyle w:val="NoSpacing"/>
      </w:pPr>
      <w:r w:rsidRPr="00196FE7">
        <w:t>meshQualityControls</w:t>
      </w:r>
    </w:p>
    <w:p w14:paraId="20F192E0" w14:textId="77777777" w:rsidR="00196FE7" w:rsidRPr="00196FE7" w:rsidRDefault="00196FE7" w:rsidP="00EC51DB">
      <w:pPr>
        <w:pStyle w:val="NoSpacing"/>
      </w:pPr>
      <w:r w:rsidRPr="00196FE7">
        <w:t>{</w:t>
      </w:r>
    </w:p>
    <w:p w14:paraId="6E9C56B7" w14:textId="77777777" w:rsidR="00196FE7" w:rsidRPr="00196FE7" w:rsidRDefault="00196FE7" w:rsidP="00EC51DB">
      <w:pPr>
        <w:pStyle w:val="NoSpacing"/>
      </w:pPr>
      <w:r w:rsidRPr="00196FE7">
        <w:t xml:space="preserve">    #include "meshQualityDict"</w:t>
      </w:r>
    </w:p>
    <w:p w14:paraId="7EB7A549" w14:textId="77777777" w:rsidR="00196FE7" w:rsidRPr="00196FE7" w:rsidRDefault="00196FE7" w:rsidP="00EC51DB">
      <w:pPr>
        <w:pStyle w:val="NoSpacing"/>
      </w:pPr>
      <w:r w:rsidRPr="00196FE7">
        <w:t>}</w:t>
      </w:r>
    </w:p>
    <w:p w14:paraId="2CD2DB18" w14:textId="77777777" w:rsidR="00196FE7" w:rsidRPr="00196FE7" w:rsidRDefault="00196FE7" w:rsidP="00EC51DB">
      <w:pPr>
        <w:pStyle w:val="NoSpacing"/>
      </w:pPr>
    </w:p>
    <w:p w14:paraId="302C042E" w14:textId="77777777" w:rsidR="00196FE7" w:rsidRPr="00196FE7" w:rsidRDefault="00196FE7" w:rsidP="00EC51DB">
      <w:pPr>
        <w:pStyle w:val="NoSpacing"/>
      </w:pPr>
      <w:r w:rsidRPr="00196FE7">
        <w:t>// Advanced</w:t>
      </w:r>
    </w:p>
    <w:p w14:paraId="23A93819" w14:textId="77777777" w:rsidR="00196FE7" w:rsidRPr="00196FE7" w:rsidRDefault="00196FE7" w:rsidP="00EC51DB">
      <w:pPr>
        <w:pStyle w:val="NoSpacing"/>
      </w:pPr>
    </w:p>
    <w:p w14:paraId="2DD9D353" w14:textId="77777777" w:rsidR="00196FE7" w:rsidRPr="00196FE7" w:rsidRDefault="00196FE7" w:rsidP="00EC51DB">
      <w:pPr>
        <w:pStyle w:val="NoSpacing"/>
      </w:pPr>
      <w:r w:rsidRPr="00196FE7">
        <w:t>// Write flags</w:t>
      </w:r>
    </w:p>
    <w:p w14:paraId="188CF27E" w14:textId="77777777" w:rsidR="00196FE7" w:rsidRPr="00196FE7" w:rsidRDefault="00196FE7" w:rsidP="00EC51DB">
      <w:pPr>
        <w:pStyle w:val="NoSpacing"/>
      </w:pPr>
      <w:r w:rsidRPr="00196FE7">
        <w:t>writeFlags</w:t>
      </w:r>
    </w:p>
    <w:p w14:paraId="723F8F5B" w14:textId="77777777" w:rsidR="00196FE7" w:rsidRPr="00196FE7" w:rsidRDefault="00196FE7" w:rsidP="00EC51DB">
      <w:pPr>
        <w:pStyle w:val="NoSpacing"/>
      </w:pPr>
      <w:r w:rsidRPr="00196FE7">
        <w:t>(</w:t>
      </w:r>
    </w:p>
    <w:p w14:paraId="0B6B901F" w14:textId="77777777" w:rsidR="00196FE7" w:rsidRPr="00196FE7" w:rsidRDefault="00196FE7" w:rsidP="00EC51DB">
      <w:pPr>
        <w:pStyle w:val="NoSpacing"/>
      </w:pPr>
      <w:r w:rsidRPr="00196FE7">
        <w:t xml:space="preserve">    scalarLevels</w:t>
      </w:r>
    </w:p>
    <w:p w14:paraId="3884A4B1" w14:textId="77777777" w:rsidR="00196FE7" w:rsidRPr="00196FE7" w:rsidRDefault="00196FE7" w:rsidP="00EC51DB">
      <w:pPr>
        <w:pStyle w:val="NoSpacing"/>
      </w:pPr>
      <w:r w:rsidRPr="00196FE7">
        <w:t xml:space="preserve">    layerSets</w:t>
      </w:r>
    </w:p>
    <w:p w14:paraId="53AEF351" w14:textId="77777777" w:rsidR="00196FE7" w:rsidRPr="00196FE7" w:rsidRDefault="00196FE7" w:rsidP="00EC51DB">
      <w:pPr>
        <w:pStyle w:val="NoSpacing"/>
      </w:pPr>
      <w:r w:rsidRPr="00196FE7">
        <w:t xml:space="preserve">    layerFields     // write volScalarField for layer coverage</w:t>
      </w:r>
    </w:p>
    <w:p w14:paraId="79B93C2B" w14:textId="77777777" w:rsidR="00196FE7" w:rsidRPr="00196FE7" w:rsidRDefault="00196FE7" w:rsidP="00EC51DB">
      <w:pPr>
        <w:pStyle w:val="NoSpacing"/>
      </w:pPr>
      <w:r w:rsidRPr="00196FE7">
        <w:t>);</w:t>
      </w:r>
    </w:p>
    <w:p w14:paraId="52464457" w14:textId="77777777" w:rsidR="00196FE7" w:rsidRPr="00196FE7" w:rsidRDefault="00196FE7" w:rsidP="00EC51DB">
      <w:pPr>
        <w:pStyle w:val="NoSpacing"/>
      </w:pPr>
    </w:p>
    <w:p w14:paraId="6CB8AE38" w14:textId="77777777" w:rsidR="00196FE7" w:rsidRPr="00196FE7" w:rsidRDefault="00196FE7" w:rsidP="00EC51DB">
      <w:pPr>
        <w:pStyle w:val="NoSpacing"/>
      </w:pPr>
    </w:p>
    <w:p w14:paraId="04009AC6" w14:textId="77777777" w:rsidR="00196FE7" w:rsidRPr="00196FE7" w:rsidRDefault="00196FE7" w:rsidP="00EC51DB">
      <w:pPr>
        <w:pStyle w:val="NoSpacing"/>
      </w:pPr>
      <w:r w:rsidRPr="00196FE7">
        <w:t>// Merge tolerance. Is fraction of overall bounding box of initial mesh.</w:t>
      </w:r>
    </w:p>
    <w:p w14:paraId="263E5E4C" w14:textId="77777777" w:rsidR="00196FE7" w:rsidRPr="00196FE7" w:rsidRDefault="00196FE7" w:rsidP="00EC51DB">
      <w:pPr>
        <w:pStyle w:val="NoSpacing"/>
      </w:pPr>
      <w:r w:rsidRPr="00196FE7">
        <w:lastRenderedPageBreak/>
        <w:t>// Note: the write tolerance needs to be higher than this.</w:t>
      </w:r>
    </w:p>
    <w:p w14:paraId="41B43E36" w14:textId="77777777" w:rsidR="00196FE7" w:rsidRPr="00196FE7" w:rsidRDefault="00196FE7" w:rsidP="00EC51DB">
      <w:pPr>
        <w:pStyle w:val="NoSpacing"/>
      </w:pPr>
      <w:r w:rsidRPr="00196FE7">
        <w:t>mergeTolerance 1e-6;</w:t>
      </w:r>
    </w:p>
    <w:p w14:paraId="74FBF581" w14:textId="77777777" w:rsidR="00196FE7" w:rsidRPr="00196FE7" w:rsidRDefault="00196FE7" w:rsidP="00EC51DB">
      <w:pPr>
        <w:pStyle w:val="NoSpacing"/>
      </w:pPr>
    </w:p>
    <w:p w14:paraId="58A868DC" w14:textId="521AF25E" w:rsidR="00690B12" w:rsidRDefault="00196FE7" w:rsidP="00EC51DB">
      <w:pPr>
        <w:pStyle w:val="NoSpacing"/>
      </w:pPr>
      <w:r w:rsidRPr="00196FE7">
        <w:t>// *********************************************************************</w:t>
      </w:r>
      <w:r w:rsidR="00EC51DB">
        <w:t>//</w:t>
      </w:r>
    </w:p>
    <w:p w14:paraId="5CAE28AB" w14:textId="77777777" w:rsidR="00D35416" w:rsidRDefault="00D35416" w:rsidP="00EC51DB">
      <w:pPr>
        <w:pStyle w:val="NoSpacing"/>
        <w:sectPr w:rsidR="00D35416" w:rsidSect="00074700">
          <w:pgSz w:w="12240" w:h="15840"/>
          <w:pgMar w:top="1440" w:right="1440" w:bottom="1440" w:left="1800" w:header="720" w:footer="720" w:gutter="0"/>
          <w:cols w:space="720"/>
          <w:titlePg/>
          <w:docGrid w:linePitch="360"/>
        </w:sectPr>
      </w:pPr>
    </w:p>
    <w:p w14:paraId="6ED0D3C4" w14:textId="7D4DE083" w:rsidR="00D35416" w:rsidRDefault="00D35416" w:rsidP="00D35416">
      <w:pPr>
        <w:pStyle w:val="DissertationOpenning"/>
      </w:pPr>
      <w:r>
        <w:lastRenderedPageBreak/>
        <w:t>APPENDIX B</w:t>
      </w:r>
    </w:p>
    <w:p w14:paraId="2FAB0371" w14:textId="4EAFD7A6" w:rsidR="00D35416" w:rsidRDefault="00D35416" w:rsidP="00D35416">
      <w:pPr>
        <w:pStyle w:val="DissertationOpenning"/>
      </w:pPr>
    </w:p>
    <w:p w14:paraId="4AF0CDBA" w14:textId="47A75A14" w:rsidR="00D35416" w:rsidRDefault="00D35416" w:rsidP="00D35416">
      <w:pPr>
        <w:pStyle w:val="DissertationOpenning"/>
      </w:pPr>
      <w:r w:rsidRPr="00D35416">
        <w:rPr>
          <w:i/>
          <w:iCs/>
        </w:rPr>
        <w:t>thermoPhysicalProperties</w:t>
      </w:r>
      <w:r>
        <w:t xml:space="preserve"> CONFIGURATION FILE</w:t>
      </w:r>
    </w:p>
    <w:p w14:paraId="7A379ECF" w14:textId="42D45A78" w:rsidR="00D35416" w:rsidRDefault="00D35416" w:rsidP="00D35416">
      <w:pPr>
        <w:pStyle w:val="DissertationOpenning"/>
      </w:pPr>
    </w:p>
    <w:p w14:paraId="2AA6E680" w14:textId="77777777" w:rsidR="003E2ABF" w:rsidRPr="003E2ABF" w:rsidRDefault="003E2ABF" w:rsidP="003E2ABF">
      <w:pPr>
        <w:pStyle w:val="NoSpacing"/>
      </w:pPr>
      <w:r w:rsidRPr="003E2ABF">
        <w:t>/*--------------------------------*- C++ -*----------------------------------*\</w:t>
      </w:r>
    </w:p>
    <w:p w14:paraId="5FE58E52" w14:textId="77777777" w:rsidR="003E2ABF" w:rsidRPr="003E2ABF" w:rsidRDefault="003E2ABF" w:rsidP="003E2ABF">
      <w:pPr>
        <w:pStyle w:val="NoSpacing"/>
      </w:pPr>
      <w:r w:rsidRPr="003E2ABF">
        <w:t xml:space="preserve">  =========                 |</w:t>
      </w:r>
    </w:p>
    <w:p w14:paraId="0491C71E" w14:textId="77777777" w:rsidR="003E2ABF" w:rsidRPr="003E2ABF" w:rsidRDefault="003E2ABF" w:rsidP="003E2ABF">
      <w:pPr>
        <w:pStyle w:val="NoSpacing"/>
      </w:pPr>
      <w:r w:rsidRPr="003E2ABF">
        <w:t xml:space="preserve">  \\      /  F ield         | OpenFOAM: The Open Source CFD Toolbox</w:t>
      </w:r>
    </w:p>
    <w:p w14:paraId="67908FE1" w14:textId="77777777" w:rsidR="003E2ABF" w:rsidRPr="003E2ABF" w:rsidRDefault="003E2ABF" w:rsidP="003E2ABF">
      <w:pPr>
        <w:pStyle w:val="NoSpacing"/>
      </w:pPr>
      <w:r w:rsidRPr="003E2ABF">
        <w:t xml:space="preserve">   \\    /   O peration     | Website:  https://openfoam.org</w:t>
      </w:r>
    </w:p>
    <w:p w14:paraId="2FEC9D9B" w14:textId="77777777" w:rsidR="003E2ABF" w:rsidRPr="003E2ABF" w:rsidRDefault="003E2ABF" w:rsidP="003E2ABF">
      <w:pPr>
        <w:pStyle w:val="NoSpacing"/>
      </w:pPr>
      <w:r w:rsidRPr="003E2ABF">
        <w:t xml:space="preserve">    \\  /    A nd           | Version:  7</w:t>
      </w:r>
    </w:p>
    <w:p w14:paraId="2367083F" w14:textId="77777777" w:rsidR="003E2ABF" w:rsidRPr="003E2ABF" w:rsidRDefault="003E2ABF" w:rsidP="003E2ABF">
      <w:pPr>
        <w:pStyle w:val="NoSpacing"/>
      </w:pPr>
      <w:r w:rsidRPr="003E2ABF">
        <w:t xml:space="preserve">     \\/     M anipulation  |</w:t>
      </w:r>
    </w:p>
    <w:p w14:paraId="42B4108F" w14:textId="77777777" w:rsidR="003E2ABF" w:rsidRPr="003E2ABF" w:rsidRDefault="003E2ABF" w:rsidP="003E2ABF">
      <w:pPr>
        <w:pStyle w:val="NoSpacing"/>
      </w:pPr>
      <w:r w:rsidRPr="003E2ABF">
        <w:t>\*---------------------------------------------------------------------------*/</w:t>
      </w:r>
    </w:p>
    <w:p w14:paraId="10EC1638" w14:textId="77777777" w:rsidR="003E2ABF" w:rsidRPr="003E2ABF" w:rsidRDefault="003E2ABF" w:rsidP="003E2ABF">
      <w:pPr>
        <w:pStyle w:val="NoSpacing"/>
      </w:pPr>
      <w:r w:rsidRPr="003E2ABF">
        <w:t>FoamFile</w:t>
      </w:r>
    </w:p>
    <w:p w14:paraId="4C1D14C5" w14:textId="77777777" w:rsidR="003E2ABF" w:rsidRPr="003E2ABF" w:rsidRDefault="003E2ABF" w:rsidP="003E2ABF">
      <w:pPr>
        <w:pStyle w:val="NoSpacing"/>
      </w:pPr>
      <w:r w:rsidRPr="003E2ABF">
        <w:t>{</w:t>
      </w:r>
    </w:p>
    <w:p w14:paraId="12B2ACC6" w14:textId="77777777" w:rsidR="003E2ABF" w:rsidRPr="003E2ABF" w:rsidRDefault="003E2ABF" w:rsidP="003E2ABF">
      <w:pPr>
        <w:pStyle w:val="NoSpacing"/>
      </w:pPr>
      <w:r w:rsidRPr="003E2ABF">
        <w:t xml:space="preserve">    version     2.0;</w:t>
      </w:r>
    </w:p>
    <w:p w14:paraId="6B9AEE49" w14:textId="77777777" w:rsidR="003E2ABF" w:rsidRPr="003E2ABF" w:rsidRDefault="003E2ABF" w:rsidP="003E2ABF">
      <w:pPr>
        <w:pStyle w:val="NoSpacing"/>
      </w:pPr>
      <w:r w:rsidRPr="003E2ABF">
        <w:t xml:space="preserve">    format      ascii;</w:t>
      </w:r>
    </w:p>
    <w:p w14:paraId="31B455DD" w14:textId="77777777" w:rsidR="003E2ABF" w:rsidRPr="003E2ABF" w:rsidRDefault="003E2ABF" w:rsidP="003E2ABF">
      <w:pPr>
        <w:pStyle w:val="NoSpacing"/>
      </w:pPr>
      <w:r w:rsidRPr="003E2ABF">
        <w:t xml:space="preserve">    class       dictionary;</w:t>
      </w:r>
    </w:p>
    <w:p w14:paraId="6E4ED620" w14:textId="77777777" w:rsidR="003E2ABF" w:rsidRPr="003E2ABF" w:rsidRDefault="003E2ABF" w:rsidP="003E2ABF">
      <w:pPr>
        <w:pStyle w:val="NoSpacing"/>
      </w:pPr>
      <w:r w:rsidRPr="003E2ABF">
        <w:t xml:space="preserve">    location    "constant";</w:t>
      </w:r>
    </w:p>
    <w:p w14:paraId="61797778" w14:textId="77777777" w:rsidR="003E2ABF" w:rsidRPr="003E2ABF" w:rsidRDefault="003E2ABF" w:rsidP="003E2ABF">
      <w:pPr>
        <w:pStyle w:val="NoSpacing"/>
      </w:pPr>
      <w:r w:rsidRPr="003E2ABF">
        <w:t xml:space="preserve">    object      thermophysicalProperties;</w:t>
      </w:r>
    </w:p>
    <w:p w14:paraId="0BE91B87" w14:textId="77777777" w:rsidR="003E2ABF" w:rsidRPr="003E2ABF" w:rsidRDefault="003E2ABF" w:rsidP="003E2ABF">
      <w:pPr>
        <w:pStyle w:val="NoSpacing"/>
      </w:pPr>
      <w:r w:rsidRPr="003E2ABF">
        <w:t>}</w:t>
      </w:r>
    </w:p>
    <w:p w14:paraId="08D1B0DC" w14:textId="77777777" w:rsidR="003E2ABF" w:rsidRPr="003E2ABF" w:rsidRDefault="003E2ABF" w:rsidP="003E2ABF">
      <w:pPr>
        <w:pStyle w:val="NoSpacing"/>
      </w:pPr>
      <w:r w:rsidRPr="003E2ABF">
        <w:t>// * * * * * * * * * * * * * * * * * * * * * * * * * * * * * * * * * * * * * //</w:t>
      </w:r>
    </w:p>
    <w:p w14:paraId="6F7A9ED7" w14:textId="77777777" w:rsidR="003E2ABF" w:rsidRPr="003E2ABF" w:rsidRDefault="003E2ABF" w:rsidP="003E2ABF">
      <w:pPr>
        <w:pStyle w:val="NoSpacing"/>
      </w:pPr>
    </w:p>
    <w:p w14:paraId="4E2CA3C7" w14:textId="77777777" w:rsidR="003E2ABF" w:rsidRPr="003E2ABF" w:rsidRDefault="003E2ABF" w:rsidP="003E2ABF">
      <w:pPr>
        <w:pStyle w:val="NoSpacing"/>
      </w:pPr>
      <w:r w:rsidRPr="003E2ABF">
        <w:t>thermoType</w:t>
      </w:r>
    </w:p>
    <w:p w14:paraId="2193E4EF" w14:textId="77777777" w:rsidR="003E2ABF" w:rsidRPr="003E2ABF" w:rsidRDefault="003E2ABF" w:rsidP="003E2ABF">
      <w:pPr>
        <w:pStyle w:val="NoSpacing"/>
      </w:pPr>
      <w:r w:rsidRPr="003E2ABF">
        <w:t>{</w:t>
      </w:r>
    </w:p>
    <w:p w14:paraId="41C25DEB" w14:textId="77777777" w:rsidR="003E2ABF" w:rsidRPr="003E2ABF" w:rsidRDefault="003E2ABF" w:rsidP="003E2ABF">
      <w:pPr>
        <w:pStyle w:val="NoSpacing"/>
      </w:pPr>
      <w:r w:rsidRPr="003E2ABF">
        <w:t xml:space="preserve">    type            hePsiThermo;</w:t>
      </w:r>
    </w:p>
    <w:p w14:paraId="5899E9F2" w14:textId="77777777" w:rsidR="003E2ABF" w:rsidRPr="003E2ABF" w:rsidRDefault="003E2ABF" w:rsidP="003E2ABF">
      <w:pPr>
        <w:pStyle w:val="NoSpacing"/>
      </w:pPr>
      <w:r w:rsidRPr="003E2ABF">
        <w:t xml:space="preserve">    mixture         pureMixture;</w:t>
      </w:r>
    </w:p>
    <w:p w14:paraId="23B0C022" w14:textId="77777777" w:rsidR="003E2ABF" w:rsidRPr="003E2ABF" w:rsidRDefault="003E2ABF" w:rsidP="003E2ABF">
      <w:pPr>
        <w:pStyle w:val="NoSpacing"/>
      </w:pPr>
      <w:r w:rsidRPr="003E2ABF">
        <w:t xml:space="preserve">    transport       const;</w:t>
      </w:r>
    </w:p>
    <w:p w14:paraId="4EC79C50" w14:textId="77777777" w:rsidR="003E2ABF" w:rsidRPr="003E2ABF" w:rsidRDefault="003E2ABF" w:rsidP="003E2ABF">
      <w:pPr>
        <w:pStyle w:val="NoSpacing"/>
      </w:pPr>
      <w:r w:rsidRPr="003E2ABF">
        <w:t xml:space="preserve">    thermo          hConst;</w:t>
      </w:r>
    </w:p>
    <w:p w14:paraId="5AC4793C" w14:textId="77777777" w:rsidR="003E2ABF" w:rsidRPr="003E2ABF" w:rsidRDefault="003E2ABF" w:rsidP="003E2ABF">
      <w:pPr>
        <w:pStyle w:val="NoSpacing"/>
      </w:pPr>
      <w:r w:rsidRPr="003E2ABF">
        <w:t xml:space="preserve">    equationOfState perfectGas;</w:t>
      </w:r>
    </w:p>
    <w:p w14:paraId="3E6BDA46" w14:textId="77777777" w:rsidR="003E2ABF" w:rsidRPr="003E2ABF" w:rsidRDefault="003E2ABF" w:rsidP="003E2ABF">
      <w:pPr>
        <w:pStyle w:val="NoSpacing"/>
      </w:pPr>
      <w:r w:rsidRPr="003E2ABF">
        <w:t xml:space="preserve">    specie          specie;</w:t>
      </w:r>
    </w:p>
    <w:p w14:paraId="4AA18359" w14:textId="77777777" w:rsidR="003E2ABF" w:rsidRPr="003E2ABF" w:rsidRDefault="003E2ABF" w:rsidP="003E2ABF">
      <w:pPr>
        <w:pStyle w:val="NoSpacing"/>
      </w:pPr>
      <w:r w:rsidRPr="003E2ABF">
        <w:t xml:space="preserve">    energy          sensibleInternalEnergy;</w:t>
      </w:r>
    </w:p>
    <w:p w14:paraId="3138D7F5" w14:textId="77777777" w:rsidR="003E2ABF" w:rsidRPr="003E2ABF" w:rsidRDefault="003E2ABF" w:rsidP="003E2ABF">
      <w:pPr>
        <w:pStyle w:val="NoSpacing"/>
      </w:pPr>
      <w:r w:rsidRPr="003E2ABF">
        <w:t>}</w:t>
      </w:r>
    </w:p>
    <w:p w14:paraId="6CC197AF" w14:textId="77777777" w:rsidR="003E2ABF" w:rsidRPr="003E2ABF" w:rsidRDefault="003E2ABF" w:rsidP="003E2ABF">
      <w:pPr>
        <w:pStyle w:val="NoSpacing"/>
      </w:pPr>
    </w:p>
    <w:p w14:paraId="59E511EE" w14:textId="77777777" w:rsidR="003E2ABF" w:rsidRPr="003E2ABF" w:rsidRDefault="003E2ABF" w:rsidP="003E2ABF">
      <w:pPr>
        <w:pStyle w:val="NoSpacing"/>
      </w:pPr>
      <w:r w:rsidRPr="003E2ABF">
        <w:t>mixture // air at room temperature (293 K)</w:t>
      </w:r>
    </w:p>
    <w:p w14:paraId="43EDACF4" w14:textId="77777777" w:rsidR="003E2ABF" w:rsidRPr="003E2ABF" w:rsidRDefault="003E2ABF" w:rsidP="003E2ABF">
      <w:pPr>
        <w:pStyle w:val="NoSpacing"/>
      </w:pPr>
      <w:r w:rsidRPr="003E2ABF">
        <w:t>{</w:t>
      </w:r>
    </w:p>
    <w:p w14:paraId="1010F026" w14:textId="77777777" w:rsidR="003E2ABF" w:rsidRPr="003E2ABF" w:rsidRDefault="003E2ABF" w:rsidP="003E2ABF">
      <w:pPr>
        <w:pStyle w:val="NoSpacing"/>
      </w:pPr>
      <w:r w:rsidRPr="003E2ABF">
        <w:t xml:space="preserve">    specie</w:t>
      </w:r>
    </w:p>
    <w:p w14:paraId="74D99DAB" w14:textId="77777777" w:rsidR="003E2ABF" w:rsidRPr="003E2ABF" w:rsidRDefault="003E2ABF" w:rsidP="003E2ABF">
      <w:pPr>
        <w:pStyle w:val="NoSpacing"/>
      </w:pPr>
      <w:r w:rsidRPr="003E2ABF">
        <w:t xml:space="preserve">    {</w:t>
      </w:r>
    </w:p>
    <w:p w14:paraId="5B82AE58" w14:textId="77777777" w:rsidR="003E2ABF" w:rsidRPr="003E2ABF" w:rsidRDefault="003E2ABF" w:rsidP="003E2ABF">
      <w:pPr>
        <w:pStyle w:val="NoSpacing"/>
      </w:pPr>
      <w:r w:rsidRPr="003E2ABF">
        <w:t xml:space="preserve">        molWeight   28.9;</w:t>
      </w:r>
    </w:p>
    <w:p w14:paraId="3F673E4F" w14:textId="77777777" w:rsidR="003E2ABF" w:rsidRPr="003E2ABF" w:rsidRDefault="003E2ABF" w:rsidP="003E2ABF">
      <w:pPr>
        <w:pStyle w:val="NoSpacing"/>
      </w:pPr>
      <w:r w:rsidRPr="003E2ABF">
        <w:t xml:space="preserve">    }</w:t>
      </w:r>
    </w:p>
    <w:p w14:paraId="76CE3C74" w14:textId="77777777" w:rsidR="003E2ABF" w:rsidRPr="003E2ABF" w:rsidRDefault="003E2ABF" w:rsidP="003E2ABF">
      <w:pPr>
        <w:pStyle w:val="NoSpacing"/>
      </w:pPr>
      <w:r w:rsidRPr="003E2ABF">
        <w:t xml:space="preserve">    thermodynamics</w:t>
      </w:r>
    </w:p>
    <w:p w14:paraId="60F23396" w14:textId="77777777" w:rsidR="003E2ABF" w:rsidRPr="003E2ABF" w:rsidRDefault="003E2ABF" w:rsidP="003E2ABF">
      <w:pPr>
        <w:pStyle w:val="NoSpacing"/>
      </w:pPr>
      <w:r w:rsidRPr="003E2ABF">
        <w:t xml:space="preserve">    {</w:t>
      </w:r>
    </w:p>
    <w:p w14:paraId="46B1EEAA" w14:textId="77777777" w:rsidR="003E2ABF" w:rsidRPr="003E2ABF" w:rsidRDefault="003E2ABF" w:rsidP="003E2ABF">
      <w:pPr>
        <w:pStyle w:val="NoSpacing"/>
      </w:pPr>
      <w:r w:rsidRPr="003E2ABF">
        <w:t xml:space="preserve">        Cp          1005;</w:t>
      </w:r>
    </w:p>
    <w:p w14:paraId="331DBC30" w14:textId="77777777" w:rsidR="003E2ABF" w:rsidRPr="003E2ABF" w:rsidRDefault="003E2ABF" w:rsidP="003E2ABF">
      <w:pPr>
        <w:pStyle w:val="NoSpacing"/>
      </w:pPr>
      <w:r w:rsidRPr="003E2ABF">
        <w:t xml:space="preserve">        Hf          0;</w:t>
      </w:r>
    </w:p>
    <w:p w14:paraId="16C93B68" w14:textId="77777777" w:rsidR="003E2ABF" w:rsidRPr="003E2ABF" w:rsidRDefault="003E2ABF" w:rsidP="003E2ABF">
      <w:pPr>
        <w:pStyle w:val="NoSpacing"/>
      </w:pPr>
      <w:r w:rsidRPr="003E2ABF">
        <w:t xml:space="preserve">    }</w:t>
      </w:r>
    </w:p>
    <w:p w14:paraId="40F8C093" w14:textId="77777777" w:rsidR="003E2ABF" w:rsidRPr="003E2ABF" w:rsidRDefault="003E2ABF" w:rsidP="003E2ABF">
      <w:pPr>
        <w:pStyle w:val="NoSpacing"/>
      </w:pPr>
      <w:r w:rsidRPr="003E2ABF">
        <w:t xml:space="preserve">    transport</w:t>
      </w:r>
    </w:p>
    <w:p w14:paraId="22009F4C" w14:textId="77777777" w:rsidR="003E2ABF" w:rsidRPr="003E2ABF" w:rsidRDefault="003E2ABF" w:rsidP="003E2ABF">
      <w:pPr>
        <w:pStyle w:val="NoSpacing"/>
      </w:pPr>
      <w:r w:rsidRPr="003E2ABF">
        <w:t xml:space="preserve">    {</w:t>
      </w:r>
    </w:p>
    <w:p w14:paraId="0CEBDC90" w14:textId="77777777" w:rsidR="003E2ABF" w:rsidRPr="003E2ABF" w:rsidRDefault="003E2ABF" w:rsidP="003E2ABF">
      <w:pPr>
        <w:pStyle w:val="NoSpacing"/>
      </w:pPr>
      <w:r w:rsidRPr="003E2ABF">
        <w:t xml:space="preserve">        mu          1.82e-05;</w:t>
      </w:r>
    </w:p>
    <w:p w14:paraId="4F792B65" w14:textId="77777777" w:rsidR="003E2ABF" w:rsidRPr="003E2ABF" w:rsidRDefault="003E2ABF" w:rsidP="003E2ABF">
      <w:pPr>
        <w:pStyle w:val="NoSpacing"/>
      </w:pPr>
      <w:r w:rsidRPr="003E2ABF">
        <w:lastRenderedPageBreak/>
        <w:t xml:space="preserve">        Pr          0.71;</w:t>
      </w:r>
    </w:p>
    <w:p w14:paraId="7682AC89" w14:textId="77777777" w:rsidR="003E2ABF" w:rsidRPr="003E2ABF" w:rsidRDefault="003E2ABF" w:rsidP="003E2ABF">
      <w:pPr>
        <w:pStyle w:val="NoSpacing"/>
      </w:pPr>
      <w:r w:rsidRPr="003E2ABF">
        <w:t xml:space="preserve">    }</w:t>
      </w:r>
    </w:p>
    <w:p w14:paraId="0E2204B9" w14:textId="77777777" w:rsidR="003E2ABF" w:rsidRPr="003E2ABF" w:rsidRDefault="003E2ABF" w:rsidP="003E2ABF">
      <w:pPr>
        <w:pStyle w:val="NoSpacing"/>
      </w:pPr>
      <w:r w:rsidRPr="003E2ABF">
        <w:t>}</w:t>
      </w:r>
    </w:p>
    <w:p w14:paraId="4A1BF7E9" w14:textId="77777777" w:rsidR="003E2ABF" w:rsidRPr="003E2ABF" w:rsidRDefault="003E2ABF" w:rsidP="003E2ABF">
      <w:pPr>
        <w:pStyle w:val="NoSpacing"/>
      </w:pPr>
    </w:p>
    <w:p w14:paraId="679F7D64" w14:textId="56DF94D9" w:rsidR="00D35416" w:rsidRDefault="003E2ABF" w:rsidP="003E2ABF">
      <w:pPr>
        <w:pStyle w:val="NoSpacing"/>
      </w:pPr>
      <w:r w:rsidRPr="003E2ABF">
        <w:t>// *********************************************************************** //</w:t>
      </w:r>
    </w:p>
    <w:p w14:paraId="1CC1AE13" w14:textId="77777777" w:rsidR="00092DF5" w:rsidRDefault="00092DF5" w:rsidP="003E2ABF">
      <w:pPr>
        <w:pStyle w:val="NoSpacing"/>
        <w:sectPr w:rsidR="00092DF5" w:rsidSect="00074700">
          <w:pgSz w:w="12240" w:h="15840"/>
          <w:pgMar w:top="1440" w:right="1440" w:bottom="1440" w:left="1800" w:header="720" w:footer="720" w:gutter="0"/>
          <w:cols w:space="720"/>
          <w:titlePg/>
          <w:docGrid w:linePitch="360"/>
        </w:sectPr>
      </w:pPr>
    </w:p>
    <w:p w14:paraId="5A5E3720" w14:textId="2385CE9F" w:rsidR="00092DF5" w:rsidRDefault="00473343" w:rsidP="00473343">
      <w:pPr>
        <w:pStyle w:val="DissertationTables"/>
      </w:pPr>
      <w:r>
        <w:lastRenderedPageBreak/>
        <w:t>APPENDIX C</w:t>
      </w:r>
    </w:p>
    <w:p w14:paraId="5F546029" w14:textId="77777777" w:rsidR="00ED4E61" w:rsidRDefault="00ED4E61" w:rsidP="00473343">
      <w:pPr>
        <w:pStyle w:val="DissertationTables"/>
      </w:pPr>
    </w:p>
    <w:p w14:paraId="0DB1A0E8" w14:textId="77777777" w:rsidR="00BC5230" w:rsidRDefault="00ED4E61" w:rsidP="00473343">
      <w:pPr>
        <w:pStyle w:val="DissertationTables"/>
      </w:pPr>
      <w:r>
        <w:t xml:space="preserve">BOUNDARY </w:t>
      </w:r>
      <w:r w:rsidR="00BC5230">
        <w:t xml:space="preserve">CONDITIONS </w:t>
      </w:r>
      <w:r>
        <w:t xml:space="preserve">CONFIGURATION FILES </w:t>
      </w:r>
    </w:p>
    <w:p w14:paraId="2A07A130" w14:textId="5A87255F" w:rsidR="00ED4E61" w:rsidRDefault="00ED4E61" w:rsidP="00473343">
      <w:pPr>
        <w:pStyle w:val="DissertationTables"/>
      </w:pPr>
      <w:r>
        <w:t>(0 DIRECTORY)</w:t>
      </w:r>
    </w:p>
    <w:p w14:paraId="0338579D" w14:textId="42F9F0CB" w:rsidR="00ED4E61" w:rsidRDefault="00ED4E61" w:rsidP="00473343">
      <w:pPr>
        <w:pStyle w:val="DissertationTables"/>
      </w:pPr>
    </w:p>
    <w:p w14:paraId="779674C9" w14:textId="77777777" w:rsidR="001B6571" w:rsidRDefault="001B6571" w:rsidP="001B6571">
      <w:pPr>
        <w:pStyle w:val="NoSpacing"/>
      </w:pPr>
      <w:r>
        <w:t>/*--------------------------------*- C++ -*----------------------------------*\</w:t>
      </w:r>
    </w:p>
    <w:p w14:paraId="620B36A2" w14:textId="77777777" w:rsidR="001B6571" w:rsidRDefault="001B6571" w:rsidP="001B6571">
      <w:pPr>
        <w:pStyle w:val="NoSpacing"/>
      </w:pPr>
      <w:r>
        <w:t xml:space="preserve">  =========                 |</w:t>
      </w:r>
    </w:p>
    <w:p w14:paraId="633BC92E" w14:textId="77777777" w:rsidR="001B6571" w:rsidRDefault="001B6571" w:rsidP="001B6571">
      <w:pPr>
        <w:pStyle w:val="NoSpacing"/>
      </w:pPr>
      <w:r>
        <w:t xml:space="preserve">  \\      /  F ield         | OpenFOAM: The Open Source CFD Toolbox</w:t>
      </w:r>
    </w:p>
    <w:p w14:paraId="07A1CBDF" w14:textId="77777777" w:rsidR="001B6571" w:rsidRDefault="001B6571" w:rsidP="001B6571">
      <w:pPr>
        <w:pStyle w:val="NoSpacing"/>
      </w:pPr>
      <w:r>
        <w:t xml:space="preserve">   \\    /   O peration     | Website:  https://openfoam.org</w:t>
      </w:r>
    </w:p>
    <w:p w14:paraId="6516DB8A" w14:textId="77777777" w:rsidR="001B6571" w:rsidRDefault="001B6571" w:rsidP="001B6571">
      <w:pPr>
        <w:pStyle w:val="NoSpacing"/>
      </w:pPr>
      <w:r>
        <w:t xml:space="preserve">    \\  /    A nd           | Version:  7</w:t>
      </w:r>
    </w:p>
    <w:p w14:paraId="38F11972" w14:textId="77777777" w:rsidR="001B6571" w:rsidRDefault="001B6571" w:rsidP="001B6571">
      <w:pPr>
        <w:pStyle w:val="NoSpacing"/>
      </w:pPr>
      <w:r>
        <w:t xml:space="preserve">     \\/     M anipulation  |</w:t>
      </w:r>
    </w:p>
    <w:p w14:paraId="1469FBDD" w14:textId="77777777" w:rsidR="001B6571" w:rsidRDefault="001B6571" w:rsidP="001B6571">
      <w:pPr>
        <w:pStyle w:val="NoSpacing"/>
      </w:pPr>
      <w:r>
        <w:t>\*---------------------------------------------------------------------------*/</w:t>
      </w:r>
    </w:p>
    <w:p w14:paraId="40F011C5" w14:textId="77777777" w:rsidR="001B6571" w:rsidRDefault="001B6571" w:rsidP="001B6571">
      <w:pPr>
        <w:pStyle w:val="NoSpacing"/>
      </w:pPr>
      <w:r>
        <w:t>FoamFile</w:t>
      </w:r>
    </w:p>
    <w:p w14:paraId="54E68D27" w14:textId="77777777" w:rsidR="001B6571" w:rsidRDefault="001B6571" w:rsidP="001B6571">
      <w:pPr>
        <w:pStyle w:val="NoSpacing"/>
      </w:pPr>
      <w:r>
        <w:t>{</w:t>
      </w:r>
    </w:p>
    <w:p w14:paraId="2BC20229" w14:textId="77777777" w:rsidR="001B6571" w:rsidRDefault="001B6571" w:rsidP="001B6571">
      <w:pPr>
        <w:pStyle w:val="NoSpacing"/>
      </w:pPr>
      <w:r>
        <w:t xml:space="preserve">    version     2.0;</w:t>
      </w:r>
    </w:p>
    <w:p w14:paraId="4CD9B570" w14:textId="77777777" w:rsidR="001B6571" w:rsidRDefault="001B6571" w:rsidP="001B6571">
      <w:pPr>
        <w:pStyle w:val="NoSpacing"/>
      </w:pPr>
      <w:r>
        <w:t xml:space="preserve">    format      ascii;</w:t>
      </w:r>
    </w:p>
    <w:p w14:paraId="57125BA8" w14:textId="77777777" w:rsidR="001B6571" w:rsidRDefault="001B6571" w:rsidP="001B6571">
      <w:pPr>
        <w:pStyle w:val="NoSpacing"/>
      </w:pPr>
      <w:r>
        <w:t xml:space="preserve">    class       volVectorField;</w:t>
      </w:r>
    </w:p>
    <w:p w14:paraId="7653314B" w14:textId="77777777" w:rsidR="001B6571" w:rsidRPr="00934D86" w:rsidRDefault="001B6571" w:rsidP="001B6571">
      <w:pPr>
        <w:pStyle w:val="NoSpacing"/>
        <w:rPr>
          <w:b/>
          <w:bCs/>
        </w:rPr>
      </w:pPr>
      <w:r w:rsidRPr="00934D86">
        <w:rPr>
          <w:b/>
          <w:bCs/>
        </w:rPr>
        <w:t xml:space="preserve">    object      U;</w:t>
      </w:r>
    </w:p>
    <w:p w14:paraId="7096EE59" w14:textId="77777777" w:rsidR="001B6571" w:rsidRDefault="001B6571" w:rsidP="001B6571">
      <w:pPr>
        <w:pStyle w:val="NoSpacing"/>
      </w:pPr>
      <w:r>
        <w:t>}</w:t>
      </w:r>
    </w:p>
    <w:p w14:paraId="6942BFF2" w14:textId="77777777" w:rsidR="001B6571" w:rsidRDefault="001B6571" w:rsidP="001B6571">
      <w:pPr>
        <w:pStyle w:val="NoSpacing"/>
      </w:pPr>
      <w:r>
        <w:t>// * * * * * * * * * * * * * * * * * * * * * * * * * * * * * * * * * * * * * //</w:t>
      </w:r>
    </w:p>
    <w:p w14:paraId="354CABAE" w14:textId="77777777" w:rsidR="001B6571" w:rsidRDefault="001B6571" w:rsidP="001B6571">
      <w:pPr>
        <w:pStyle w:val="NoSpacing"/>
      </w:pPr>
      <w:r>
        <w:t>Uinlet          (120 0 0);</w:t>
      </w:r>
    </w:p>
    <w:p w14:paraId="59630A1A" w14:textId="77777777" w:rsidR="001B6571" w:rsidRDefault="001B6571" w:rsidP="001B6571">
      <w:pPr>
        <w:pStyle w:val="NoSpacing"/>
      </w:pPr>
    </w:p>
    <w:p w14:paraId="478763C2" w14:textId="77777777" w:rsidR="001B6571" w:rsidRDefault="001B6571" w:rsidP="001B6571">
      <w:pPr>
        <w:pStyle w:val="NoSpacing"/>
      </w:pPr>
      <w:r>
        <w:t>dimensions      [0 1 -1 0 0 0 0];</w:t>
      </w:r>
    </w:p>
    <w:p w14:paraId="300ADAED" w14:textId="77777777" w:rsidR="001B6571" w:rsidRDefault="001B6571" w:rsidP="001B6571">
      <w:pPr>
        <w:pStyle w:val="NoSpacing"/>
      </w:pPr>
    </w:p>
    <w:p w14:paraId="2B7D7A95" w14:textId="77777777" w:rsidR="001B6571" w:rsidRDefault="001B6571" w:rsidP="001B6571">
      <w:pPr>
        <w:pStyle w:val="NoSpacing"/>
      </w:pPr>
      <w:r>
        <w:t>internalField   uniform $Uinlet;</w:t>
      </w:r>
    </w:p>
    <w:p w14:paraId="07D480B9" w14:textId="77777777" w:rsidR="001B6571" w:rsidRDefault="001B6571" w:rsidP="001B6571">
      <w:pPr>
        <w:pStyle w:val="NoSpacing"/>
      </w:pPr>
    </w:p>
    <w:p w14:paraId="7E5ADD78" w14:textId="77777777" w:rsidR="001B6571" w:rsidRDefault="001B6571" w:rsidP="001B6571">
      <w:pPr>
        <w:pStyle w:val="NoSpacing"/>
      </w:pPr>
      <w:r>
        <w:t>boundaryField</w:t>
      </w:r>
    </w:p>
    <w:p w14:paraId="7EEF417F" w14:textId="77777777" w:rsidR="001B6571" w:rsidRDefault="001B6571" w:rsidP="001B6571">
      <w:pPr>
        <w:pStyle w:val="NoSpacing"/>
      </w:pPr>
      <w:r>
        <w:t>{</w:t>
      </w:r>
    </w:p>
    <w:p w14:paraId="3BB09D8C" w14:textId="77777777" w:rsidR="001B6571" w:rsidRDefault="001B6571" w:rsidP="001B6571">
      <w:pPr>
        <w:pStyle w:val="NoSpacing"/>
      </w:pPr>
      <w:r>
        <w:t xml:space="preserve">    freestream</w:t>
      </w:r>
    </w:p>
    <w:p w14:paraId="0198D9CE" w14:textId="77777777" w:rsidR="001B6571" w:rsidRDefault="001B6571" w:rsidP="001B6571">
      <w:pPr>
        <w:pStyle w:val="NoSpacing"/>
      </w:pPr>
      <w:r>
        <w:t xml:space="preserve">    {</w:t>
      </w:r>
    </w:p>
    <w:p w14:paraId="5FE8746C" w14:textId="77777777" w:rsidR="001B6571" w:rsidRDefault="001B6571" w:rsidP="001B6571">
      <w:pPr>
        <w:pStyle w:val="NoSpacing"/>
      </w:pPr>
      <w:r>
        <w:t xml:space="preserve">        type            freestreamVelocity;</w:t>
      </w:r>
    </w:p>
    <w:p w14:paraId="73C7431A" w14:textId="77777777" w:rsidR="001B6571" w:rsidRDefault="001B6571" w:rsidP="001B6571">
      <w:pPr>
        <w:pStyle w:val="NoSpacing"/>
      </w:pPr>
      <w:r>
        <w:t xml:space="preserve">        freestreamValue uniform $Uinlet;</w:t>
      </w:r>
    </w:p>
    <w:p w14:paraId="3E662904" w14:textId="77777777" w:rsidR="001B6571" w:rsidRDefault="001B6571" w:rsidP="001B6571">
      <w:pPr>
        <w:pStyle w:val="NoSpacing"/>
      </w:pPr>
      <w:r>
        <w:t xml:space="preserve">        value           uniform $Uinlet;</w:t>
      </w:r>
    </w:p>
    <w:p w14:paraId="70405FEF" w14:textId="77777777" w:rsidR="001B6571" w:rsidRDefault="001B6571" w:rsidP="001B6571">
      <w:pPr>
        <w:pStyle w:val="NoSpacing"/>
      </w:pPr>
      <w:r>
        <w:t xml:space="preserve">    }</w:t>
      </w:r>
    </w:p>
    <w:p w14:paraId="70AD39B9" w14:textId="77777777" w:rsidR="001B6571" w:rsidRDefault="001B6571" w:rsidP="001B6571">
      <w:pPr>
        <w:pStyle w:val="NoSpacing"/>
      </w:pPr>
    </w:p>
    <w:p w14:paraId="408C6F9C" w14:textId="77777777" w:rsidR="001B6571" w:rsidRDefault="001B6571" w:rsidP="001B6571">
      <w:pPr>
        <w:pStyle w:val="NoSpacing"/>
      </w:pPr>
      <w:r>
        <w:t xml:space="preserve">    wall</w:t>
      </w:r>
    </w:p>
    <w:p w14:paraId="66A281D2" w14:textId="77777777" w:rsidR="001B6571" w:rsidRDefault="001B6571" w:rsidP="001B6571">
      <w:pPr>
        <w:pStyle w:val="NoSpacing"/>
      </w:pPr>
      <w:r>
        <w:t xml:space="preserve">    {</w:t>
      </w:r>
    </w:p>
    <w:p w14:paraId="035B4071" w14:textId="77777777" w:rsidR="001B6571" w:rsidRDefault="001B6571" w:rsidP="001B6571">
      <w:pPr>
        <w:pStyle w:val="NoSpacing"/>
      </w:pPr>
      <w:r>
        <w:t xml:space="preserve">        type            noSlip;</w:t>
      </w:r>
    </w:p>
    <w:p w14:paraId="5EC3D8C9" w14:textId="77777777" w:rsidR="001B6571" w:rsidRDefault="001B6571" w:rsidP="001B6571">
      <w:pPr>
        <w:pStyle w:val="NoSpacing"/>
      </w:pPr>
      <w:r>
        <w:t xml:space="preserve">    }</w:t>
      </w:r>
    </w:p>
    <w:p w14:paraId="5C0DBBA5" w14:textId="169E3894" w:rsidR="001B6571" w:rsidRDefault="001B6571" w:rsidP="001B6571">
      <w:pPr>
        <w:pStyle w:val="NoSpacing"/>
      </w:pPr>
      <w:r>
        <w:t xml:space="preserve">    </w:t>
      </w:r>
    </w:p>
    <w:p w14:paraId="15E49810" w14:textId="77777777" w:rsidR="001B6571" w:rsidRDefault="001B6571" w:rsidP="001B6571">
      <w:pPr>
        <w:pStyle w:val="NoSpacing"/>
      </w:pPr>
      <w:r>
        <w:t xml:space="preserve">    #includeEtc "caseDicts/setConstraintTypes"</w:t>
      </w:r>
    </w:p>
    <w:p w14:paraId="7DAA5F99" w14:textId="77777777" w:rsidR="001B6571" w:rsidRDefault="001B6571" w:rsidP="001B6571">
      <w:pPr>
        <w:pStyle w:val="NoSpacing"/>
      </w:pPr>
      <w:r>
        <w:t>}</w:t>
      </w:r>
    </w:p>
    <w:p w14:paraId="099764CE" w14:textId="26C17244" w:rsidR="00ED4E61" w:rsidRDefault="001B6571" w:rsidP="001B6571">
      <w:pPr>
        <w:pStyle w:val="NoSpacing"/>
      </w:pPr>
      <w:r>
        <w:t>// *********************************************************************** //</w:t>
      </w:r>
    </w:p>
    <w:p w14:paraId="05BEFDB9" w14:textId="36886330" w:rsidR="007F2A86" w:rsidRDefault="007F2A86" w:rsidP="00934D86">
      <w:pPr>
        <w:pStyle w:val="NoSpacing"/>
      </w:pPr>
      <w:r>
        <w:br w:type="page"/>
      </w:r>
    </w:p>
    <w:p w14:paraId="13FDADE1" w14:textId="041A731E" w:rsidR="00934D86" w:rsidRDefault="00934D86" w:rsidP="00934D86">
      <w:pPr>
        <w:pStyle w:val="NoSpacing"/>
      </w:pPr>
      <w:r>
        <w:lastRenderedPageBreak/>
        <w:t>/*--------------------------------*- C++ -*----------------------------------*\</w:t>
      </w:r>
    </w:p>
    <w:p w14:paraId="0604584C" w14:textId="77777777" w:rsidR="00934D86" w:rsidRDefault="00934D86" w:rsidP="00934D86">
      <w:pPr>
        <w:pStyle w:val="NoSpacing"/>
      </w:pPr>
      <w:r>
        <w:t xml:space="preserve">  =========                 |</w:t>
      </w:r>
    </w:p>
    <w:p w14:paraId="6FBC20FE" w14:textId="77777777" w:rsidR="00934D86" w:rsidRDefault="00934D86" w:rsidP="00934D86">
      <w:pPr>
        <w:pStyle w:val="NoSpacing"/>
      </w:pPr>
      <w:r>
        <w:t xml:space="preserve">  \\      /  F ield         | OpenFOAM: The Open Source CFD Toolbox</w:t>
      </w:r>
    </w:p>
    <w:p w14:paraId="1F4A91C2" w14:textId="77777777" w:rsidR="00934D86" w:rsidRDefault="00934D86" w:rsidP="00934D86">
      <w:pPr>
        <w:pStyle w:val="NoSpacing"/>
      </w:pPr>
      <w:r>
        <w:t xml:space="preserve">   \\    /   O peration     | Website:  https://openfoam.org</w:t>
      </w:r>
    </w:p>
    <w:p w14:paraId="0AC67F18" w14:textId="77777777" w:rsidR="00934D86" w:rsidRDefault="00934D86" w:rsidP="00934D86">
      <w:pPr>
        <w:pStyle w:val="NoSpacing"/>
      </w:pPr>
      <w:r>
        <w:t xml:space="preserve">    \\  /    A nd           | Version:  7</w:t>
      </w:r>
    </w:p>
    <w:p w14:paraId="7C06775C" w14:textId="77777777" w:rsidR="00934D86" w:rsidRDefault="00934D86" w:rsidP="00934D86">
      <w:pPr>
        <w:pStyle w:val="NoSpacing"/>
      </w:pPr>
      <w:r>
        <w:t xml:space="preserve">     \\/     M anipulation  |</w:t>
      </w:r>
    </w:p>
    <w:p w14:paraId="1F1DF4BE" w14:textId="77777777" w:rsidR="00934D86" w:rsidRDefault="00934D86" w:rsidP="00934D86">
      <w:pPr>
        <w:pStyle w:val="NoSpacing"/>
      </w:pPr>
      <w:r>
        <w:t>\*---------------------------------------------------------------------------*/</w:t>
      </w:r>
    </w:p>
    <w:p w14:paraId="5B42DB4A" w14:textId="77777777" w:rsidR="00934D86" w:rsidRDefault="00934D86" w:rsidP="00934D86">
      <w:pPr>
        <w:pStyle w:val="NoSpacing"/>
      </w:pPr>
      <w:r>
        <w:t>FoamFile</w:t>
      </w:r>
    </w:p>
    <w:p w14:paraId="2EE37D8D" w14:textId="77777777" w:rsidR="00934D86" w:rsidRDefault="00934D86" w:rsidP="00934D86">
      <w:pPr>
        <w:pStyle w:val="NoSpacing"/>
      </w:pPr>
      <w:r>
        <w:t>{</w:t>
      </w:r>
    </w:p>
    <w:p w14:paraId="685451A1" w14:textId="77777777" w:rsidR="00934D86" w:rsidRDefault="00934D86" w:rsidP="00934D86">
      <w:pPr>
        <w:pStyle w:val="NoSpacing"/>
      </w:pPr>
      <w:r>
        <w:t xml:space="preserve">    version     2.0;</w:t>
      </w:r>
    </w:p>
    <w:p w14:paraId="05CC6B4D" w14:textId="77777777" w:rsidR="00934D86" w:rsidRDefault="00934D86" w:rsidP="00934D86">
      <w:pPr>
        <w:pStyle w:val="NoSpacing"/>
      </w:pPr>
      <w:r>
        <w:t xml:space="preserve">    format      ascii;</w:t>
      </w:r>
    </w:p>
    <w:p w14:paraId="0E3D2C56" w14:textId="77777777" w:rsidR="00934D86" w:rsidRDefault="00934D86" w:rsidP="00934D86">
      <w:pPr>
        <w:pStyle w:val="NoSpacing"/>
      </w:pPr>
      <w:r>
        <w:t xml:space="preserve">    class       volScalarField;</w:t>
      </w:r>
    </w:p>
    <w:p w14:paraId="5BDA9E08" w14:textId="77777777" w:rsidR="00934D86" w:rsidRPr="00934D86" w:rsidRDefault="00934D86" w:rsidP="00934D86">
      <w:pPr>
        <w:pStyle w:val="NoSpacing"/>
        <w:rPr>
          <w:b/>
          <w:bCs/>
        </w:rPr>
      </w:pPr>
      <w:r>
        <w:t xml:space="preserve">    </w:t>
      </w:r>
      <w:r w:rsidRPr="00934D86">
        <w:rPr>
          <w:b/>
          <w:bCs/>
        </w:rPr>
        <w:t>object      p;</w:t>
      </w:r>
    </w:p>
    <w:p w14:paraId="6CED7AFC" w14:textId="77777777" w:rsidR="00934D86" w:rsidRDefault="00934D86" w:rsidP="00934D86">
      <w:pPr>
        <w:pStyle w:val="NoSpacing"/>
      </w:pPr>
      <w:r>
        <w:t>}</w:t>
      </w:r>
    </w:p>
    <w:p w14:paraId="6D940CD5" w14:textId="77777777" w:rsidR="00934D86" w:rsidRDefault="00934D86" w:rsidP="00934D86">
      <w:pPr>
        <w:pStyle w:val="NoSpacing"/>
      </w:pPr>
      <w:r>
        <w:t>// * * * * * * * * * * * * * * * * * * * * * * * * * * * * * * * * * * * * * //</w:t>
      </w:r>
    </w:p>
    <w:p w14:paraId="0FD94018" w14:textId="61F861BE" w:rsidR="00934D86" w:rsidRDefault="00934D86" w:rsidP="00934D86">
      <w:pPr>
        <w:pStyle w:val="NoSpacing"/>
      </w:pPr>
      <w:r>
        <w:t>pOut            9e4;</w:t>
      </w:r>
    </w:p>
    <w:p w14:paraId="1C7C9D6E" w14:textId="77777777" w:rsidR="00934D86" w:rsidRDefault="00934D86" w:rsidP="00934D86">
      <w:pPr>
        <w:pStyle w:val="NoSpacing"/>
      </w:pPr>
    </w:p>
    <w:p w14:paraId="73B04E17" w14:textId="77777777" w:rsidR="00934D86" w:rsidRDefault="00934D86" w:rsidP="00934D86">
      <w:pPr>
        <w:pStyle w:val="NoSpacing"/>
      </w:pPr>
      <w:r>
        <w:t>dimensions      [1 -1 -2 0 0 0 0];</w:t>
      </w:r>
    </w:p>
    <w:p w14:paraId="4DB0ACFC" w14:textId="77777777" w:rsidR="00934D86" w:rsidRDefault="00934D86" w:rsidP="00934D86">
      <w:pPr>
        <w:pStyle w:val="NoSpacing"/>
      </w:pPr>
    </w:p>
    <w:p w14:paraId="0DE9174B" w14:textId="77777777" w:rsidR="00934D86" w:rsidRDefault="00934D86" w:rsidP="00934D86">
      <w:pPr>
        <w:pStyle w:val="NoSpacing"/>
      </w:pPr>
      <w:r>
        <w:t>internalField   uniform $pOut;</w:t>
      </w:r>
    </w:p>
    <w:p w14:paraId="422F4042" w14:textId="77777777" w:rsidR="00934D86" w:rsidRDefault="00934D86" w:rsidP="00934D86">
      <w:pPr>
        <w:pStyle w:val="NoSpacing"/>
      </w:pPr>
    </w:p>
    <w:p w14:paraId="29C0FDAB" w14:textId="77777777" w:rsidR="00934D86" w:rsidRDefault="00934D86" w:rsidP="00934D86">
      <w:pPr>
        <w:pStyle w:val="NoSpacing"/>
      </w:pPr>
      <w:r>
        <w:t>boundaryField</w:t>
      </w:r>
    </w:p>
    <w:p w14:paraId="6BD04CDB" w14:textId="77777777" w:rsidR="00934D86" w:rsidRDefault="00934D86" w:rsidP="00934D86">
      <w:pPr>
        <w:pStyle w:val="NoSpacing"/>
      </w:pPr>
      <w:r>
        <w:t>{</w:t>
      </w:r>
    </w:p>
    <w:p w14:paraId="31214F31" w14:textId="77777777" w:rsidR="00934D86" w:rsidRDefault="00934D86" w:rsidP="00934D86">
      <w:pPr>
        <w:pStyle w:val="NoSpacing"/>
      </w:pPr>
      <w:r>
        <w:t xml:space="preserve">    freestream</w:t>
      </w:r>
    </w:p>
    <w:p w14:paraId="65E7D859" w14:textId="77777777" w:rsidR="00934D86" w:rsidRDefault="00934D86" w:rsidP="00934D86">
      <w:pPr>
        <w:pStyle w:val="NoSpacing"/>
      </w:pPr>
      <w:r>
        <w:t xml:space="preserve">    {</w:t>
      </w:r>
    </w:p>
    <w:p w14:paraId="0A63CE77" w14:textId="77777777" w:rsidR="00934D86" w:rsidRDefault="00934D86" w:rsidP="00934D86">
      <w:pPr>
        <w:pStyle w:val="NoSpacing"/>
      </w:pPr>
      <w:r>
        <w:t xml:space="preserve">        type            freestreamPressure;</w:t>
      </w:r>
    </w:p>
    <w:p w14:paraId="31F44F92" w14:textId="77777777" w:rsidR="00934D86" w:rsidRDefault="00934D86" w:rsidP="00934D86">
      <w:pPr>
        <w:pStyle w:val="NoSpacing"/>
      </w:pPr>
      <w:r>
        <w:t xml:space="preserve">        freestreamValue uniform $pOut;</w:t>
      </w:r>
    </w:p>
    <w:p w14:paraId="049D718E" w14:textId="77777777" w:rsidR="00934D86" w:rsidRDefault="00934D86" w:rsidP="00934D86">
      <w:pPr>
        <w:pStyle w:val="NoSpacing"/>
      </w:pPr>
      <w:r>
        <w:t xml:space="preserve">    }</w:t>
      </w:r>
    </w:p>
    <w:p w14:paraId="2719FC13" w14:textId="77777777" w:rsidR="00934D86" w:rsidRDefault="00934D86" w:rsidP="00934D86">
      <w:pPr>
        <w:pStyle w:val="NoSpacing"/>
      </w:pPr>
    </w:p>
    <w:p w14:paraId="2AE8342E" w14:textId="77777777" w:rsidR="00934D86" w:rsidRDefault="00934D86" w:rsidP="00934D86">
      <w:pPr>
        <w:pStyle w:val="NoSpacing"/>
      </w:pPr>
      <w:r>
        <w:t xml:space="preserve">    wall</w:t>
      </w:r>
    </w:p>
    <w:p w14:paraId="292682EF" w14:textId="77777777" w:rsidR="00934D86" w:rsidRDefault="00934D86" w:rsidP="00934D86">
      <w:pPr>
        <w:pStyle w:val="NoSpacing"/>
      </w:pPr>
      <w:r>
        <w:t xml:space="preserve">    {</w:t>
      </w:r>
    </w:p>
    <w:p w14:paraId="4579C378" w14:textId="77777777" w:rsidR="00934D86" w:rsidRDefault="00934D86" w:rsidP="00934D86">
      <w:pPr>
        <w:pStyle w:val="NoSpacing"/>
      </w:pPr>
      <w:r>
        <w:t xml:space="preserve">        type            zeroGradient;</w:t>
      </w:r>
    </w:p>
    <w:p w14:paraId="6B4CB8B8" w14:textId="77777777" w:rsidR="00934D86" w:rsidRDefault="00934D86" w:rsidP="00934D86">
      <w:pPr>
        <w:pStyle w:val="NoSpacing"/>
      </w:pPr>
      <w:r>
        <w:t xml:space="preserve">    }</w:t>
      </w:r>
    </w:p>
    <w:p w14:paraId="65EE275B" w14:textId="77777777" w:rsidR="00934D86" w:rsidRDefault="00934D86" w:rsidP="00934D86">
      <w:pPr>
        <w:pStyle w:val="NoSpacing"/>
      </w:pPr>
    </w:p>
    <w:p w14:paraId="7C68B814" w14:textId="77777777" w:rsidR="00934D86" w:rsidRDefault="00934D86" w:rsidP="00934D86">
      <w:pPr>
        <w:pStyle w:val="NoSpacing"/>
      </w:pPr>
      <w:r>
        <w:t xml:space="preserve">    #includeEtc "caseDicts/setConstraintTypes"</w:t>
      </w:r>
    </w:p>
    <w:p w14:paraId="586AD84A" w14:textId="77777777" w:rsidR="00934D86" w:rsidRDefault="00934D86" w:rsidP="00934D86">
      <w:pPr>
        <w:pStyle w:val="NoSpacing"/>
      </w:pPr>
      <w:r>
        <w:t>}</w:t>
      </w:r>
    </w:p>
    <w:p w14:paraId="15F886FF" w14:textId="77777777" w:rsidR="00934D86" w:rsidRDefault="00934D86" w:rsidP="00934D86">
      <w:pPr>
        <w:pStyle w:val="NoSpacing"/>
      </w:pPr>
    </w:p>
    <w:p w14:paraId="174A4628" w14:textId="615D2BF4" w:rsidR="00BD2651" w:rsidRDefault="00BD2651" w:rsidP="00934D86">
      <w:pPr>
        <w:pStyle w:val="NoSpacing"/>
      </w:pPr>
      <w:r>
        <w:br w:type="page"/>
      </w:r>
    </w:p>
    <w:p w14:paraId="7410A4EC" w14:textId="17721E36" w:rsidR="00934D86" w:rsidRDefault="00934D86" w:rsidP="00934D86">
      <w:pPr>
        <w:pStyle w:val="NoSpacing"/>
      </w:pPr>
      <w:r>
        <w:lastRenderedPageBreak/>
        <w:t>// *********************************************************************** //</w:t>
      </w:r>
    </w:p>
    <w:p w14:paraId="030D70B9" w14:textId="35AA18F0" w:rsidR="00934D86" w:rsidRDefault="00934D86" w:rsidP="00934D86">
      <w:pPr>
        <w:pStyle w:val="NoSpacing"/>
      </w:pPr>
    </w:p>
    <w:p w14:paraId="7176832A" w14:textId="77777777" w:rsidR="000B2F20" w:rsidRDefault="000B2F20" w:rsidP="000B2F20">
      <w:pPr>
        <w:pStyle w:val="NoSpacing"/>
      </w:pPr>
      <w:r>
        <w:t>/*--------------------------------*- C++ -*----------------------------------*\</w:t>
      </w:r>
    </w:p>
    <w:p w14:paraId="6A92DA11" w14:textId="77777777" w:rsidR="000B2F20" w:rsidRDefault="000B2F20" w:rsidP="000B2F20">
      <w:pPr>
        <w:pStyle w:val="NoSpacing"/>
      </w:pPr>
      <w:r>
        <w:t xml:space="preserve">  =========                 |</w:t>
      </w:r>
    </w:p>
    <w:p w14:paraId="1EC4A91A" w14:textId="77777777" w:rsidR="000B2F20" w:rsidRDefault="000B2F20" w:rsidP="000B2F20">
      <w:pPr>
        <w:pStyle w:val="NoSpacing"/>
      </w:pPr>
      <w:r>
        <w:t xml:space="preserve">  \\      /  F ield         | OpenFOAM: The Open Source CFD Toolbox</w:t>
      </w:r>
    </w:p>
    <w:p w14:paraId="799805A3" w14:textId="77777777" w:rsidR="000B2F20" w:rsidRDefault="000B2F20" w:rsidP="000B2F20">
      <w:pPr>
        <w:pStyle w:val="NoSpacing"/>
      </w:pPr>
      <w:r>
        <w:t xml:space="preserve">   \\    /   O peration     | Website:  https://openfoam.org</w:t>
      </w:r>
    </w:p>
    <w:p w14:paraId="581D2B16" w14:textId="77777777" w:rsidR="000B2F20" w:rsidRDefault="000B2F20" w:rsidP="000B2F20">
      <w:pPr>
        <w:pStyle w:val="NoSpacing"/>
      </w:pPr>
      <w:r>
        <w:t xml:space="preserve">    \\  /    A nd           | Version:  7</w:t>
      </w:r>
    </w:p>
    <w:p w14:paraId="720AC1FB" w14:textId="77777777" w:rsidR="000B2F20" w:rsidRDefault="000B2F20" w:rsidP="000B2F20">
      <w:pPr>
        <w:pStyle w:val="NoSpacing"/>
      </w:pPr>
      <w:r>
        <w:t xml:space="preserve">     \\/     M anipulation  |</w:t>
      </w:r>
    </w:p>
    <w:p w14:paraId="21C0B5F8" w14:textId="77777777" w:rsidR="000B2F20" w:rsidRDefault="000B2F20" w:rsidP="000B2F20">
      <w:pPr>
        <w:pStyle w:val="NoSpacing"/>
      </w:pPr>
      <w:r>
        <w:t>\*---------------------------------------------------------------------------*/</w:t>
      </w:r>
    </w:p>
    <w:p w14:paraId="7911A144" w14:textId="77777777" w:rsidR="000B2F20" w:rsidRDefault="000B2F20" w:rsidP="000B2F20">
      <w:pPr>
        <w:pStyle w:val="NoSpacing"/>
      </w:pPr>
      <w:r>
        <w:t>FoamFile</w:t>
      </w:r>
    </w:p>
    <w:p w14:paraId="3464940E" w14:textId="77777777" w:rsidR="000B2F20" w:rsidRDefault="000B2F20" w:rsidP="000B2F20">
      <w:pPr>
        <w:pStyle w:val="NoSpacing"/>
      </w:pPr>
      <w:r>
        <w:t>{</w:t>
      </w:r>
    </w:p>
    <w:p w14:paraId="1190BBB9" w14:textId="77777777" w:rsidR="000B2F20" w:rsidRDefault="000B2F20" w:rsidP="000B2F20">
      <w:pPr>
        <w:pStyle w:val="NoSpacing"/>
      </w:pPr>
      <w:r>
        <w:t xml:space="preserve">    version     2.0;</w:t>
      </w:r>
    </w:p>
    <w:p w14:paraId="787E6B7D" w14:textId="77777777" w:rsidR="000B2F20" w:rsidRDefault="000B2F20" w:rsidP="000B2F20">
      <w:pPr>
        <w:pStyle w:val="NoSpacing"/>
      </w:pPr>
      <w:r>
        <w:t xml:space="preserve">    format      ascii;</w:t>
      </w:r>
    </w:p>
    <w:p w14:paraId="24EE9EF6" w14:textId="77777777" w:rsidR="000B2F20" w:rsidRDefault="000B2F20" w:rsidP="000B2F20">
      <w:pPr>
        <w:pStyle w:val="NoSpacing"/>
      </w:pPr>
      <w:r>
        <w:t xml:space="preserve">    class       volScalarField;</w:t>
      </w:r>
    </w:p>
    <w:p w14:paraId="71550347" w14:textId="77777777" w:rsidR="000B2F20" w:rsidRPr="000B2F20" w:rsidRDefault="000B2F20" w:rsidP="000B2F20">
      <w:pPr>
        <w:pStyle w:val="NoSpacing"/>
        <w:rPr>
          <w:b/>
          <w:bCs/>
        </w:rPr>
      </w:pPr>
      <w:r w:rsidRPr="000B2F20">
        <w:rPr>
          <w:b/>
          <w:bCs/>
        </w:rPr>
        <w:t xml:space="preserve">    object      T;</w:t>
      </w:r>
    </w:p>
    <w:p w14:paraId="656BB8AC" w14:textId="77777777" w:rsidR="000B2F20" w:rsidRDefault="000B2F20" w:rsidP="000B2F20">
      <w:pPr>
        <w:pStyle w:val="NoSpacing"/>
      </w:pPr>
      <w:r>
        <w:t>}</w:t>
      </w:r>
    </w:p>
    <w:p w14:paraId="70987E51" w14:textId="77777777" w:rsidR="000B2F20" w:rsidRDefault="000B2F20" w:rsidP="000B2F20">
      <w:pPr>
        <w:pStyle w:val="NoSpacing"/>
      </w:pPr>
      <w:r>
        <w:t>// * * * * * * * * * * * * * * * * * * * * * * * * * * * * * * * * * * * * * //</w:t>
      </w:r>
    </w:p>
    <w:p w14:paraId="3F703D2F" w14:textId="77777777" w:rsidR="000B2F20" w:rsidRDefault="000B2F20" w:rsidP="000B2F20">
      <w:pPr>
        <w:pStyle w:val="NoSpacing"/>
      </w:pPr>
      <w:r>
        <w:t>Tinlet          306;</w:t>
      </w:r>
    </w:p>
    <w:p w14:paraId="4FE810C3" w14:textId="77777777" w:rsidR="000B2F20" w:rsidRDefault="000B2F20" w:rsidP="000B2F20">
      <w:pPr>
        <w:pStyle w:val="NoSpacing"/>
      </w:pPr>
    </w:p>
    <w:p w14:paraId="14D7D6C5" w14:textId="77777777" w:rsidR="000B2F20" w:rsidRDefault="000B2F20" w:rsidP="000B2F20">
      <w:pPr>
        <w:pStyle w:val="NoSpacing"/>
      </w:pPr>
      <w:r>
        <w:t>dimensions      [0 0 0 1 0 0 0];</w:t>
      </w:r>
    </w:p>
    <w:p w14:paraId="3756F372" w14:textId="77777777" w:rsidR="000B2F20" w:rsidRDefault="000B2F20" w:rsidP="000B2F20">
      <w:pPr>
        <w:pStyle w:val="NoSpacing"/>
      </w:pPr>
    </w:p>
    <w:p w14:paraId="1DC638E1" w14:textId="77777777" w:rsidR="000B2F20" w:rsidRDefault="000B2F20" w:rsidP="000B2F20">
      <w:pPr>
        <w:pStyle w:val="NoSpacing"/>
      </w:pPr>
      <w:r>
        <w:t>internalField   uniform $Tinlet;</w:t>
      </w:r>
    </w:p>
    <w:p w14:paraId="5880C8C2" w14:textId="77777777" w:rsidR="000B2F20" w:rsidRDefault="000B2F20" w:rsidP="000B2F20">
      <w:pPr>
        <w:pStyle w:val="NoSpacing"/>
      </w:pPr>
    </w:p>
    <w:p w14:paraId="5FA29D15" w14:textId="77777777" w:rsidR="000B2F20" w:rsidRDefault="000B2F20" w:rsidP="000B2F20">
      <w:pPr>
        <w:pStyle w:val="NoSpacing"/>
      </w:pPr>
      <w:r>
        <w:t>boundaryField</w:t>
      </w:r>
    </w:p>
    <w:p w14:paraId="7C7109F7" w14:textId="77777777" w:rsidR="000B2F20" w:rsidRDefault="000B2F20" w:rsidP="000B2F20">
      <w:pPr>
        <w:pStyle w:val="NoSpacing"/>
      </w:pPr>
      <w:r>
        <w:t>{</w:t>
      </w:r>
    </w:p>
    <w:p w14:paraId="179832AF" w14:textId="77777777" w:rsidR="000B2F20" w:rsidRDefault="000B2F20" w:rsidP="000B2F20">
      <w:pPr>
        <w:pStyle w:val="NoSpacing"/>
      </w:pPr>
      <w:r>
        <w:t xml:space="preserve">    freestream</w:t>
      </w:r>
    </w:p>
    <w:p w14:paraId="44DD110E" w14:textId="77777777" w:rsidR="000B2F20" w:rsidRDefault="000B2F20" w:rsidP="000B2F20">
      <w:pPr>
        <w:pStyle w:val="NoSpacing"/>
      </w:pPr>
      <w:r>
        <w:t xml:space="preserve">    {</w:t>
      </w:r>
    </w:p>
    <w:p w14:paraId="6FE429BD" w14:textId="77777777" w:rsidR="000B2F20" w:rsidRDefault="000B2F20" w:rsidP="000B2F20">
      <w:pPr>
        <w:pStyle w:val="NoSpacing"/>
      </w:pPr>
      <w:r>
        <w:t xml:space="preserve">        type            inletOutlet;</w:t>
      </w:r>
    </w:p>
    <w:p w14:paraId="1F2227D5" w14:textId="77777777" w:rsidR="000B2F20" w:rsidRDefault="000B2F20" w:rsidP="000B2F20">
      <w:pPr>
        <w:pStyle w:val="NoSpacing"/>
      </w:pPr>
      <w:r>
        <w:t xml:space="preserve">        inletValue      uniform $Tinlet;</w:t>
      </w:r>
    </w:p>
    <w:p w14:paraId="7C5EC6B4" w14:textId="77777777" w:rsidR="000B2F20" w:rsidRDefault="000B2F20" w:rsidP="000B2F20">
      <w:pPr>
        <w:pStyle w:val="NoSpacing"/>
      </w:pPr>
      <w:r>
        <w:t xml:space="preserve">        value           $inletValue;</w:t>
      </w:r>
    </w:p>
    <w:p w14:paraId="5AF9EDA9" w14:textId="77777777" w:rsidR="000B2F20" w:rsidRDefault="000B2F20" w:rsidP="000B2F20">
      <w:pPr>
        <w:pStyle w:val="NoSpacing"/>
      </w:pPr>
      <w:r>
        <w:t xml:space="preserve">    }</w:t>
      </w:r>
    </w:p>
    <w:p w14:paraId="411F596A" w14:textId="77777777" w:rsidR="000B2F20" w:rsidRDefault="000B2F20" w:rsidP="000B2F20">
      <w:pPr>
        <w:pStyle w:val="NoSpacing"/>
      </w:pPr>
    </w:p>
    <w:p w14:paraId="6AB61C5C" w14:textId="77777777" w:rsidR="000B2F20" w:rsidRDefault="000B2F20" w:rsidP="000B2F20">
      <w:pPr>
        <w:pStyle w:val="NoSpacing"/>
      </w:pPr>
      <w:r>
        <w:t xml:space="preserve">    wall</w:t>
      </w:r>
    </w:p>
    <w:p w14:paraId="676AE1FE" w14:textId="77777777" w:rsidR="000B2F20" w:rsidRDefault="000B2F20" w:rsidP="000B2F20">
      <w:pPr>
        <w:pStyle w:val="NoSpacing"/>
      </w:pPr>
      <w:r>
        <w:t xml:space="preserve">    {</w:t>
      </w:r>
    </w:p>
    <w:p w14:paraId="0A6CAEAF" w14:textId="77777777" w:rsidR="000B2F20" w:rsidRDefault="000B2F20" w:rsidP="000B2F20">
      <w:pPr>
        <w:pStyle w:val="NoSpacing"/>
      </w:pPr>
      <w:r>
        <w:t xml:space="preserve">        type            zeroGradient;</w:t>
      </w:r>
    </w:p>
    <w:p w14:paraId="06762826" w14:textId="77777777" w:rsidR="000B2F20" w:rsidRDefault="000B2F20" w:rsidP="000B2F20">
      <w:pPr>
        <w:pStyle w:val="NoSpacing"/>
      </w:pPr>
      <w:r>
        <w:t xml:space="preserve">        //type            fixedValue;</w:t>
      </w:r>
    </w:p>
    <w:p w14:paraId="7DEEF299" w14:textId="77777777" w:rsidR="000B2F20" w:rsidRDefault="000B2F20" w:rsidP="000B2F20">
      <w:pPr>
        <w:pStyle w:val="NoSpacing"/>
      </w:pPr>
      <w:r>
        <w:tab/>
        <w:t>//wallValue</w:t>
      </w:r>
      <w:r>
        <w:tab/>
        <w:t>uniform $Tinlet;</w:t>
      </w:r>
    </w:p>
    <w:p w14:paraId="52DDCBA5" w14:textId="77777777" w:rsidR="000B2F20" w:rsidRDefault="000B2F20" w:rsidP="000B2F20">
      <w:pPr>
        <w:pStyle w:val="NoSpacing"/>
      </w:pPr>
      <w:r>
        <w:tab/>
        <w:t>//value</w:t>
      </w:r>
      <w:r>
        <w:tab/>
      </w:r>
      <w:r>
        <w:tab/>
        <w:t>$wallValue;</w:t>
      </w:r>
    </w:p>
    <w:p w14:paraId="21DA60B8" w14:textId="77777777" w:rsidR="000B2F20" w:rsidRDefault="000B2F20" w:rsidP="000B2F20">
      <w:pPr>
        <w:pStyle w:val="NoSpacing"/>
      </w:pPr>
      <w:r>
        <w:t xml:space="preserve">    }</w:t>
      </w:r>
    </w:p>
    <w:p w14:paraId="2C633A82" w14:textId="3D6C559F" w:rsidR="000B2F20" w:rsidRDefault="000B2F20" w:rsidP="000B2F20">
      <w:pPr>
        <w:pStyle w:val="NoSpacing"/>
      </w:pPr>
      <w:r>
        <w:t xml:space="preserve">    </w:t>
      </w:r>
    </w:p>
    <w:p w14:paraId="75C85382" w14:textId="77777777" w:rsidR="000B2F20" w:rsidRDefault="000B2F20" w:rsidP="000B2F20">
      <w:pPr>
        <w:pStyle w:val="NoSpacing"/>
      </w:pPr>
      <w:r>
        <w:t xml:space="preserve">    #includeEtc "caseDicts/setConstraintTypes"</w:t>
      </w:r>
    </w:p>
    <w:p w14:paraId="21388A9B" w14:textId="77777777" w:rsidR="000B2F20" w:rsidRDefault="000B2F20" w:rsidP="000B2F20">
      <w:pPr>
        <w:pStyle w:val="NoSpacing"/>
      </w:pPr>
      <w:r>
        <w:t>}</w:t>
      </w:r>
    </w:p>
    <w:p w14:paraId="112A10D6" w14:textId="3B142428" w:rsidR="00BD2651" w:rsidRDefault="00BD2651" w:rsidP="000B2F20">
      <w:pPr>
        <w:pStyle w:val="NoSpacing"/>
      </w:pPr>
      <w:r>
        <w:br w:type="page"/>
      </w:r>
    </w:p>
    <w:p w14:paraId="598B7DB7" w14:textId="5F11C4BB" w:rsidR="00934D86" w:rsidRDefault="000B2F20" w:rsidP="000B2F20">
      <w:pPr>
        <w:pStyle w:val="NoSpacing"/>
      </w:pPr>
      <w:r>
        <w:lastRenderedPageBreak/>
        <w:t>// *********************************************************************** //</w:t>
      </w:r>
    </w:p>
    <w:p w14:paraId="6D9DF4D1" w14:textId="5FC5DB01" w:rsidR="000B2F20" w:rsidRDefault="000B2F20" w:rsidP="000B2F20">
      <w:pPr>
        <w:pStyle w:val="NoSpacing"/>
      </w:pPr>
    </w:p>
    <w:p w14:paraId="67FAFE9D" w14:textId="77777777" w:rsidR="00BD2651" w:rsidRDefault="00BD2651" w:rsidP="00BD2651">
      <w:pPr>
        <w:pStyle w:val="NoSpacing"/>
      </w:pPr>
      <w:r>
        <w:t>/*--------------------------------*- C++ -*----------------------------------*\</w:t>
      </w:r>
    </w:p>
    <w:p w14:paraId="2306A959" w14:textId="77777777" w:rsidR="00BD2651" w:rsidRDefault="00BD2651" w:rsidP="00BD2651">
      <w:pPr>
        <w:pStyle w:val="NoSpacing"/>
      </w:pPr>
      <w:r>
        <w:t xml:space="preserve">  =========                 |</w:t>
      </w:r>
    </w:p>
    <w:p w14:paraId="519B8CC7" w14:textId="77777777" w:rsidR="00BD2651" w:rsidRDefault="00BD2651" w:rsidP="00BD2651">
      <w:pPr>
        <w:pStyle w:val="NoSpacing"/>
      </w:pPr>
      <w:r>
        <w:t xml:space="preserve">  \\      /  F ield         | OpenFOAM: The Open Source CFD Toolbox</w:t>
      </w:r>
    </w:p>
    <w:p w14:paraId="57749924" w14:textId="77777777" w:rsidR="00BD2651" w:rsidRDefault="00BD2651" w:rsidP="00BD2651">
      <w:pPr>
        <w:pStyle w:val="NoSpacing"/>
      </w:pPr>
      <w:r>
        <w:t xml:space="preserve">   \\    /   O peration     | Website:  https://openfoam.org</w:t>
      </w:r>
    </w:p>
    <w:p w14:paraId="2F23D4AB" w14:textId="77777777" w:rsidR="00BD2651" w:rsidRDefault="00BD2651" w:rsidP="00BD2651">
      <w:pPr>
        <w:pStyle w:val="NoSpacing"/>
      </w:pPr>
      <w:r>
        <w:t xml:space="preserve">    \\  /    A nd           | Version:  7</w:t>
      </w:r>
    </w:p>
    <w:p w14:paraId="0CA26EC1" w14:textId="77777777" w:rsidR="00BD2651" w:rsidRDefault="00BD2651" w:rsidP="00BD2651">
      <w:pPr>
        <w:pStyle w:val="NoSpacing"/>
      </w:pPr>
      <w:r>
        <w:t xml:space="preserve">     \\/     M anipulation  |</w:t>
      </w:r>
    </w:p>
    <w:p w14:paraId="4E7F924B" w14:textId="77777777" w:rsidR="00BD2651" w:rsidRDefault="00BD2651" w:rsidP="00BD2651">
      <w:pPr>
        <w:pStyle w:val="NoSpacing"/>
      </w:pPr>
      <w:r>
        <w:t>\*---------------------------------------------------------------------------*/</w:t>
      </w:r>
    </w:p>
    <w:p w14:paraId="0F1C1939" w14:textId="77777777" w:rsidR="00BD2651" w:rsidRDefault="00BD2651" w:rsidP="00BD2651">
      <w:pPr>
        <w:pStyle w:val="NoSpacing"/>
      </w:pPr>
      <w:r>
        <w:t>FoamFile</w:t>
      </w:r>
    </w:p>
    <w:p w14:paraId="4400483E" w14:textId="77777777" w:rsidR="00BD2651" w:rsidRDefault="00BD2651" w:rsidP="00BD2651">
      <w:pPr>
        <w:pStyle w:val="NoSpacing"/>
      </w:pPr>
      <w:r>
        <w:t>{</w:t>
      </w:r>
    </w:p>
    <w:p w14:paraId="59E056A0" w14:textId="77777777" w:rsidR="00BD2651" w:rsidRDefault="00BD2651" w:rsidP="00BD2651">
      <w:pPr>
        <w:pStyle w:val="NoSpacing"/>
      </w:pPr>
      <w:r>
        <w:t xml:space="preserve">    version     2.0;</w:t>
      </w:r>
    </w:p>
    <w:p w14:paraId="0E682BBE" w14:textId="77777777" w:rsidR="00BD2651" w:rsidRDefault="00BD2651" w:rsidP="00BD2651">
      <w:pPr>
        <w:pStyle w:val="NoSpacing"/>
      </w:pPr>
      <w:r>
        <w:t xml:space="preserve">    format      ascii;</w:t>
      </w:r>
    </w:p>
    <w:p w14:paraId="4D62D5EA" w14:textId="77777777" w:rsidR="00BD2651" w:rsidRDefault="00BD2651" w:rsidP="00BD2651">
      <w:pPr>
        <w:pStyle w:val="NoSpacing"/>
      </w:pPr>
      <w:r>
        <w:t xml:space="preserve">    class       volScalarField;</w:t>
      </w:r>
    </w:p>
    <w:p w14:paraId="63B54D32" w14:textId="77777777" w:rsidR="00BD2651" w:rsidRPr="00BD2651" w:rsidRDefault="00BD2651" w:rsidP="00BD2651">
      <w:pPr>
        <w:pStyle w:val="NoSpacing"/>
        <w:rPr>
          <w:b/>
          <w:bCs/>
        </w:rPr>
      </w:pPr>
      <w:r>
        <w:t xml:space="preserve">    </w:t>
      </w:r>
      <w:r w:rsidRPr="00BD2651">
        <w:rPr>
          <w:b/>
          <w:bCs/>
        </w:rPr>
        <w:t>object      omega;</w:t>
      </w:r>
    </w:p>
    <w:p w14:paraId="3D5F532D" w14:textId="77777777" w:rsidR="00BD2651" w:rsidRDefault="00BD2651" w:rsidP="00BD2651">
      <w:pPr>
        <w:pStyle w:val="NoSpacing"/>
      </w:pPr>
      <w:r>
        <w:t>}</w:t>
      </w:r>
    </w:p>
    <w:p w14:paraId="0D06C14A" w14:textId="77777777" w:rsidR="00BD2651" w:rsidRDefault="00BD2651" w:rsidP="00BD2651">
      <w:pPr>
        <w:pStyle w:val="NoSpacing"/>
      </w:pPr>
      <w:r>
        <w:t>// * * * * * * * * * * * * * * * * * * * * * * * * * * * * * * * * * * * * * //</w:t>
      </w:r>
    </w:p>
    <w:p w14:paraId="0D953D38" w14:textId="77777777" w:rsidR="00BD2651" w:rsidRDefault="00BD2651" w:rsidP="00BD2651">
      <w:pPr>
        <w:pStyle w:val="NoSpacing"/>
      </w:pPr>
      <w:r>
        <w:t>omegaInlet      400000;</w:t>
      </w:r>
    </w:p>
    <w:p w14:paraId="315A4338" w14:textId="77777777" w:rsidR="00BD2651" w:rsidRDefault="00BD2651" w:rsidP="00BD2651">
      <w:pPr>
        <w:pStyle w:val="NoSpacing"/>
      </w:pPr>
    </w:p>
    <w:p w14:paraId="6ED185D2" w14:textId="77777777" w:rsidR="00BD2651" w:rsidRDefault="00BD2651" w:rsidP="00BD2651">
      <w:pPr>
        <w:pStyle w:val="NoSpacing"/>
      </w:pPr>
      <w:r>
        <w:t>dimensions      [0 0 -1 0 0 0 0];</w:t>
      </w:r>
    </w:p>
    <w:p w14:paraId="7707B841" w14:textId="77777777" w:rsidR="00BD2651" w:rsidRDefault="00BD2651" w:rsidP="00BD2651">
      <w:pPr>
        <w:pStyle w:val="NoSpacing"/>
      </w:pPr>
    </w:p>
    <w:p w14:paraId="7E349643" w14:textId="77777777" w:rsidR="00BD2651" w:rsidRDefault="00BD2651" w:rsidP="00BD2651">
      <w:pPr>
        <w:pStyle w:val="NoSpacing"/>
      </w:pPr>
      <w:r>
        <w:t>internalField   uniform $omegaInlet;</w:t>
      </w:r>
    </w:p>
    <w:p w14:paraId="427583E6" w14:textId="77777777" w:rsidR="00BD2651" w:rsidRDefault="00BD2651" w:rsidP="00BD2651">
      <w:pPr>
        <w:pStyle w:val="NoSpacing"/>
      </w:pPr>
    </w:p>
    <w:p w14:paraId="3151D643" w14:textId="77777777" w:rsidR="00BD2651" w:rsidRDefault="00BD2651" w:rsidP="00BD2651">
      <w:pPr>
        <w:pStyle w:val="NoSpacing"/>
      </w:pPr>
      <w:r>
        <w:t>boundaryField</w:t>
      </w:r>
    </w:p>
    <w:p w14:paraId="2B959BA9" w14:textId="77777777" w:rsidR="00BD2651" w:rsidRDefault="00BD2651" w:rsidP="00BD2651">
      <w:pPr>
        <w:pStyle w:val="NoSpacing"/>
      </w:pPr>
      <w:r>
        <w:t>{</w:t>
      </w:r>
    </w:p>
    <w:p w14:paraId="25817BA3" w14:textId="77777777" w:rsidR="00BD2651" w:rsidRDefault="00BD2651" w:rsidP="00BD2651">
      <w:pPr>
        <w:pStyle w:val="NoSpacing"/>
      </w:pPr>
      <w:r>
        <w:t xml:space="preserve">    freestream</w:t>
      </w:r>
    </w:p>
    <w:p w14:paraId="7370DC80" w14:textId="77777777" w:rsidR="00BD2651" w:rsidRDefault="00BD2651" w:rsidP="00BD2651">
      <w:pPr>
        <w:pStyle w:val="NoSpacing"/>
      </w:pPr>
      <w:r>
        <w:t xml:space="preserve">    {</w:t>
      </w:r>
    </w:p>
    <w:p w14:paraId="4BC814DC" w14:textId="77777777" w:rsidR="00BD2651" w:rsidRDefault="00BD2651" w:rsidP="00BD2651">
      <w:pPr>
        <w:pStyle w:val="NoSpacing"/>
      </w:pPr>
      <w:r>
        <w:t xml:space="preserve">        type            inletOutlet;</w:t>
      </w:r>
    </w:p>
    <w:p w14:paraId="55D50739" w14:textId="77777777" w:rsidR="00BD2651" w:rsidRDefault="00BD2651" w:rsidP="00BD2651">
      <w:pPr>
        <w:pStyle w:val="NoSpacing"/>
      </w:pPr>
      <w:r>
        <w:t xml:space="preserve">        inletValue      uniform $omegaInlet;</w:t>
      </w:r>
    </w:p>
    <w:p w14:paraId="68830499" w14:textId="77777777" w:rsidR="00BD2651" w:rsidRDefault="00BD2651" w:rsidP="00BD2651">
      <w:pPr>
        <w:pStyle w:val="NoSpacing"/>
      </w:pPr>
      <w:r>
        <w:t xml:space="preserve">        value           uniform $omegaInlet;</w:t>
      </w:r>
    </w:p>
    <w:p w14:paraId="05545B32" w14:textId="77777777" w:rsidR="00BD2651" w:rsidRDefault="00BD2651" w:rsidP="00BD2651">
      <w:pPr>
        <w:pStyle w:val="NoSpacing"/>
      </w:pPr>
      <w:r>
        <w:t xml:space="preserve">    }</w:t>
      </w:r>
    </w:p>
    <w:p w14:paraId="103B3913" w14:textId="77777777" w:rsidR="00BD2651" w:rsidRDefault="00BD2651" w:rsidP="00BD2651">
      <w:pPr>
        <w:pStyle w:val="NoSpacing"/>
      </w:pPr>
    </w:p>
    <w:p w14:paraId="4B095250" w14:textId="77777777" w:rsidR="00BD2651" w:rsidRDefault="00BD2651" w:rsidP="00BD2651">
      <w:pPr>
        <w:pStyle w:val="NoSpacing"/>
      </w:pPr>
      <w:r>
        <w:t xml:space="preserve">    wall</w:t>
      </w:r>
    </w:p>
    <w:p w14:paraId="3FA79AAF" w14:textId="77777777" w:rsidR="00BD2651" w:rsidRDefault="00BD2651" w:rsidP="00BD2651">
      <w:pPr>
        <w:pStyle w:val="NoSpacing"/>
      </w:pPr>
      <w:r>
        <w:t xml:space="preserve">    {</w:t>
      </w:r>
    </w:p>
    <w:p w14:paraId="1BE5FA54" w14:textId="77777777" w:rsidR="00BD2651" w:rsidRDefault="00BD2651" w:rsidP="00BD2651">
      <w:pPr>
        <w:pStyle w:val="NoSpacing"/>
      </w:pPr>
      <w:r>
        <w:t xml:space="preserve">        type            omegaWallFunction;</w:t>
      </w:r>
    </w:p>
    <w:p w14:paraId="60C11851" w14:textId="77777777" w:rsidR="00BD2651" w:rsidRDefault="00BD2651" w:rsidP="00BD2651">
      <w:pPr>
        <w:pStyle w:val="NoSpacing"/>
      </w:pPr>
      <w:r>
        <w:t xml:space="preserve">        value           uniform $omegaInlet;</w:t>
      </w:r>
    </w:p>
    <w:p w14:paraId="6ACED748" w14:textId="77777777" w:rsidR="00BD2651" w:rsidRDefault="00BD2651" w:rsidP="00BD2651">
      <w:pPr>
        <w:pStyle w:val="NoSpacing"/>
      </w:pPr>
      <w:r>
        <w:t xml:space="preserve">    }</w:t>
      </w:r>
    </w:p>
    <w:p w14:paraId="1C25C8AA" w14:textId="77777777" w:rsidR="00BD2651" w:rsidRDefault="00BD2651" w:rsidP="00BD2651">
      <w:pPr>
        <w:pStyle w:val="NoSpacing"/>
      </w:pPr>
      <w:r>
        <w:t xml:space="preserve">    </w:t>
      </w:r>
    </w:p>
    <w:p w14:paraId="05A15B25" w14:textId="77777777" w:rsidR="00BD2651" w:rsidRDefault="00BD2651" w:rsidP="00BD2651">
      <w:pPr>
        <w:pStyle w:val="NoSpacing"/>
      </w:pPr>
      <w:r>
        <w:t xml:space="preserve">    #includeEtc "caseDicts/setConstraintTypes"</w:t>
      </w:r>
    </w:p>
    <w:p w14:paraId="1A325C88" w14:textId="77777777" w:rsidR="00BD2651" w:rsidRDefault="00BD2651" w:rsidP="00BD2651">
      <w:pPr>
        <w:pStyle w:val="NoSpacing"/>
      </w:pPr>
      <w:r>
        <w:t>}</w:t>
      </w:r>
    </w:p>
    <w:p w14:paraId="191488D4" w14:textId="77777777" w:rsidR="00BD2651" w:rsidRDefault="00BD2651" w:rsidP="00BD2651">
      <w:pPr>
        <w:pStyle w:val="NoSpacing"/>
      </w:pPr>
    </w:p>
    <w:p w14:paraId="446F908D" w14:textId="0DADE2E1" w:rsidR="000B2F20" w:rsidRDefault="00BD2651" w:rsidP="00BD2651">
      <w:pPr>
        <w:pStyle w:val="NoSpacing"/>
      </w:pPr>
      <w:r>
        <w:t>// *********************************************************************** //</w:t>
      </w:r>
    </w:p>
    <w:p w14:paraId="62E5843D" w14:textId="4CD95F7A" w:rsidR="007F2A86" w:rsidRDefault="007F2A86" w:rsidP="00BD2651">
      <w:pPr>
        <w:pStyle w:val="NoSpacing"/>
      </w:pPr>
      <w:r>
        <w:br w:type="page"/>
      </w:r>
    </w:p>
    <w:p w14:paraId="1276CCD8" w14:textId="77777777" w:rsidR="00CA197D" w:rsidRDefault="00CA197D" w:rsidP="00CA197D">
      <w:pPr>
        <w:pStyle w:val="NoSpacing"/>
      </w:pPr>
      <w:r>
        <w:lastRenderedPageBreak/>
        <w:t>/*--------------------------------*- C++ -*----------------------------------*\</w:t>
      </w:r>
    </w:p>
    <w:p w14:paraId="729D4505" w14:textId="77777777" w:rsidR="00CA197D" w:rsidRDefault="00CA197D" w:rsidP="00CA197D">
      <w:pPr>
        <w:pStyle w:val="NoSpacing"/>
      </w:pPr>
      <w:r>
        <w:t xml:space="preserve">  =========                 |</w:t>
      </w:r>
    </w:p>
    <w:p w14:paraId="166DC6C2" w14:textId="77777777" w:rsidR="00CA197D" w:rsidRDefault="00CA197D" w:rsidP="00CA197D">
      <w:pPr>
        <w:pStyle w:val="NoSpacing"/>
      </w:pPr>
      <w:r>
        <w:t xml:space="preserve">  \\      /  F ield         | OpenFOAM: The Open Source CFD Toolbox</w:t>
      </w:r>
    </w:p>
    <w:p w14:paraId="0C6EB05C" w14:textId="77777777" w:rsidR="00CA197D" w:rsidRDefault="00CA197D" w:rsidP="00CA197D">
      <w:pPr>
        <w:pStyle w:val="NoSpacing"/>
      </w:pPr>
      <w:r>
        <w:t xml:space="preserve">   \\    /   O peration     | Website:  https://openfoam.org</w:t>
      </w:r>
    </w:p>
    <w:p w14:paraId="0D706F86" w14:textId="77777777" w:rsidR="00CA197D" w:rsidRDefault="00CA197D" w:rsidP="00CA197D">
      <w:pPr>
        <w:pStyle w:val="NoSpacing"/>
      </w:pPr>
      <w:r>
        <w:t xml:space="preserve">    \\  /    A nd           | Version:  7</w:t>
      </w:r>
    </w:p>
    <w:p w14:paraId="2D7320B4" w14:textId="77777777" w:rsidR="00CA197D" w:rsidRDefault="00CA197D" w:rsidP="00CA197D">
      <w:pPr>
        <w:pStyle w:val="NoSpacing"/>
      </w:pPr>
      <w:r>
        <w:t xml:space="preserve">     \\/     M anipulation  |</w:t>
      </w:r>
    </w:p>
    <w:p w14:paraId="34BA55A2" w14:textId="77777777" w:rsidR="00CA197D" w:rsidRDefault="00CA197D" w:rsidP="00CA197D">
      <w:pPr>
        <w:pStyle w:val="NoSpacing"/>
      </w:pPr>
      <w:r>
        <w:t>\*---------------------------------------------------------------------------*/</w:t>
      </w:r>
    </w:p>
    <w:p w14:paraId="6B740330" w14:textId="77777777" w:rsidR="00CA197D" w:rsidRDefault="00CA197D" w:rsidP="00CA197D">
      <w:pPr>
        <w:pStyle w:val="NoSpacing"/>
      </w:pPr>
      <w:r>
        <w:t>FoamFile</w:t>
      </w:r>
    </w:p>
    <w:p w14:paraId="5CAB3262" w14:textId="77777777" w:rsidR="00CA197D" w:rsidRDefault="00CA197D" w:rsidP="00CA197D">
      <w:pPr>
        <w:pStyle w:val="NoSpacing"/>
      </w:pPr>
      <w:r>
        <w:t>{</w:t>
      </w:r>
    </w:p>
    <w:p w14:paraId="2EB8D3D0" w14:textId="77777777" w:rsidR="00CA197D" w:rsidRDefault="00CA197D" w:rsidP="00CA197D">
      <w:pPr>
        <w:pStyle w:val="NoSpacing"/>
      </w:pPr>
      <w:r>
        <w:t xml:space="preserve">    version     2.0;</w:t>
      </w:r>
    </w:p>
    <w:p w14:paraId="03A28FDC" w14:textId="77777777" w:rsidR="00CA197D" w:rsidRDefault="00CA197D" w:rsidP="00CA197D">
      <w:pPr>
        <w:pStyle w:val="NoSpacing"/>
      </w:pPr>
      <w:r>
        <w:t xml:space="preserve">    format      ascii;</w:t>
      </w:r>
    </w:p>
    <w:p w14:paraId="0E758E5E" w14:textId="77777777" w:rsidR="00CA197D" w:rsidRDefault="00CA197D" w:rsidP="00CA197D">
      <w:pPr>
        <w:pStyle w:val="NoSpacing"/>
      </w:pPr>
      <w:r>
        <w:t xml:space="preserve">    class       volScalarField;</w:t>
      </w:r>
    </w:p>
    <w:p w14:paraId="4EE35C67" w14:textId="77777777" w:rsidR="00CA197D" w:rsidRPr="009A226F" w:rsidRDefault="00CA197D" w:rsidP="00CA197D">
      <w:pPr>
        <w:pStyle w:val="NoSpacing"/>
        <w:rPr>
          <w:b/>
          <w:bCs/>
        </w:rPr>
      </w:pPr>
      <w:r w:rsidRPr="009A226F">
        <w:rPr>
          <w:b/>
          <w:bCs/>
        </w:rPr>
        <w:t xml:space="preserve">    object      k;</w:t>
      </w:r>
    </w:p>
    <w:p w14:paraId="035CB45D" w14:textId="77777777" w:rsidR="00CA197D" w:rsidRDefault="00CA197D" w:rsidP="00CA197D">
      <w:pPr>
        <w:pStyle w:val="NoSpacing"/>
      </w:pPr>
      <w:r>
        <w:t>}</w:t>
      </w:r>
    </w:p>
    <w:p w14:paraId="167FF834" w14:textId="77777777" w:rsidR="00CA197D" w:rsidRDefault="00CA197D" w:rsidP="00CA197D">
      <w:pPr>
        <w:pStyle w:val="NoSpacing"/>
      </w:pPr>
      <w:r>
        <w:t>// * * * * * * * * * * * * * * * * * * * * * * * * * * * * * * * * * * * * * //</w:t>
      </w:r>
    </w:p>
    <w:p w14:paraId="55A7BF27" w14:textId="77777777" w:rsidR="00CA197D" w:rsidRDefault="00CA197D" w:rsidP="00CA197D">
      <w:pPr>
        <w:pStyle w:val="NoSpacing"/>
      </w:pPr>
      <w:r>
        <w:t>kInlet          10.00;</w:t>
      </w:r>
    </w:p>
    <w:p w14:paraId="1F5D183B" w14:textId="77777777" w:rsidR="00CA197D" w:rsidRDefault="00CA197D" w:rsidP="00CA197D">
      <w:pPr>
        <w:pStyle w:val="NoSpacing"/>
      </w:pPr>
    </w:p>
    <w:p w14:paraId="517759D6" w14:textId="77777777" w:rsidR="00CA197D" w:rsidRDefault="00CA197D" w:rsidP="00CA197D">
      <w:pPr>
        <w:pStyle w:val="NoSpacing"/>
      </w:pPr>
      <w:r>
        <w:t>dimensions      [0 2 -2 0 0 0 0];</w:t>
      </w:r>
    </w:p>
    <w:p w14:paraId="6ABE4EBE" w14:textId="77777777" w:rsidR="00CA197D" w:rsidRDefault="00CA197D" w:rsidP="00CA197D">
      <w:pPr>
        <w:pStyle w:val="NoSpacing"/>
      </w:pPr>
    </w:p>
    <w:p w14:paraId="21DFAD5C" w14:textId="77777777" w:rsidR="00CA197D" w:rsidRDefault="00CA197D" w:rsidP="00CA197D">
      <w:pPr>
        <w:pStyle w:val="NoSpacing"/>
      </w:pPr>
      <w:r>
        <w:t>internalField   uniform $kInlet;</w:t>
      </w:r>
    </w:p>
    <w:p w14:paraId="1D0A7033" w14:textId="77777777" w:rsidR="00CA197D" w:rsidRDefault="00CA197D" w:rsidP="00CA197D">
      <w:pPr>
        <w:pStyle w:val="NoSpacing"/>
      </w:pPr>
      <w:r>
        <w:t>//internalField   uniform 100;</w:t>
      </w:r>
    </w:p>
    <w:p w14:paraId="347F1CD6" w14:textId="77777777" w:rsidR="00CA197D" w:rsidRDefault="00CA197D" w:rsidP="00CA197D">
      <w:pPr>
        <w:pStyle w:val="NoSpacing"/>
      </w:pPr>
    </w:p>
    <w:p w14:paraId="0B81FC16" w14:textId="77777777" w:rsidR="00CA197D" w:rsidRDefault="00CA197D" w:rsidP="00CA197D">
      <w:pPr>
        <w:pStyle w:val="NoSpacing"/>
      </w:pPr>
      <w:r>
        <w:t>boundaryField</w:t>
      </w:r>
    </w:p>
    <w:p w14:paraId="14B09044" w14:textId="77777777" w:rsidR="00CA197D" w:rsidRDefault="00CA197D" w:rsidP="00CA197D">
      <w:pPr>
        <w:pStyle w:val="NoSpacing"/>
      </w:pPr>
      <w:r>
        <w:t>{</w:t>
      </w:r>
    </w:p>
    <w:p w14:paraId="549B43FD" w14:textId="77777777" w:rsidR="00CA197D" w:rsidRDefault="00CA197D" w:rsidP="00CA197D">
      <w:pPr>
        <w:pStyle w:val="NoSpacing"/>
      </w:pPr>
      <w:r>
        <w:t xml:space="preserve">    freestream</w:t>
      </w:r>
    </w:p>
    <w:p w14:paraId="638C1F18" w14:textId="77777777" w:rsidR="00CA197D" w:rsidRDefault="00CA197D" w:rsidP="00CA197D">
      <w:pPr>
        <w:pStyle w:val="NoSpacing"/>
      </w:pPr>
      <w:r>
        <w:t xml:space="preserve">    {</w:t>
      </w:r>
    </w:p>
    <w:p w14:paraId="1191C1ED" w14:textId="77777777" w:rsidR="00CA197D" w:rsidRDefault="00CA197D" w:rsidP="00CA197D">
      <w:pPr>
        <w:pStyle w:val="NoSpacing"/>
      </w:pPr>
      <w:r>
        <w:t xml:space="preserve">        type            inletOutlet;</w:t>
      </w:r>
    </w:p>
    <w:p w14:paraId="1FC94B49" w14:textId="77777777" w:rsidR="00CA197D" w:rsidRDefault="00CA197D" w:rsidP="00CA197D">
      <w:pPr>
        <w:pStyle w:val="NoSpacing"/>
      </w:pPr>
      <w:r>
        <w:t xml:space="preserve">        inletValue      uniform $kInlet;</w:t>
      </w:r>
    </w:p>
    <w:p w14:paraId="0859ED1D" w14:textId="77777777" w:rsidR="00CA197D" w:rsidRDefault="00CA197D" w:rsidP="00CA197D">
      <w:pPr>
        <w:pStyle w:val="NoSpacing"/>
      </w:pPr>
      <w:r>
        <w:t xml:space="preserve">        value           uniform $kInlet;</w:t>
      </w:r>
    </w:p>
    <w:p w14:paraId="7CEA30D9" w14:textId="77777777" w:rsidR="00CA197D" w:rsidRDefault="00CA197D" w:rsidP="00CA197D">
      <w:pPr>
        <w:pStyle w:val="NoSpacing"/>
      </w:pPr>
      <w:r>
        <w:t xml:space="preserve">    }</w:t>
      </w:r>
    </w:p>
    <w:p w14:paraId="3F60E154" w14:textId="77777777" w:rsidR="00CA197D" w:rsidRDefault="00CA197D" w:rsidP="00CA197D">
      <w:pPr>
        <w:pStyle w:val="NoSpacing"/>
      </w:pPr>
    </w:p>
    <w:p w14:paraId="02B12DF5" w14:textId="77777777" w:rsidR="00CA197D" w:rsidRDefault="00CA197D" w:rsidP="00CA197D">
      <w:pPr>
        <w:pStyle w:val="NoSpacing"/>
      </w:pPr>
      <w:r>
        <w:t xml:space="preserve">    wall</w:t>
      </w:r>
    </w:p>
    <w:p w14:paraId="623CCCB2" w14:textId="77777777" w:rsidR="00CA197D" w:rsidRDefault="00CA197D" w:rsidP="00CA197D">
      <w:pPr>
        <w:pStyle w:val="NoSpacing"/>
      </w:pPr>
      <w:r>
        <w:t xml:space="preserve">    {</w:t>
      </w:r>
    </w:p>
    <w:p w14:paraId="5185A773" w14:textId="77777777" w:rsidR="00CA197D" w:rsidRDefault="00CA197D" w:rsidP="00CA197D">
      <w:pPr>
        <w:pStyle w:val="NoSpacing"/>
      </w:pPr>
      <w:r>
        <w:t xml:space="preserve">        type            kqRWallFunction;</w:t>
      </w:r>
    </w:p>
    <w:p w14:paraId="0F75CF02" w14:textId="77777777" w:rsidR="00CA197D" w:rsidRDefault="00CA197D" w:rsidP="00CA197D">
      <w:pPr>
        <w:pStyle w:val="NoSpacing"/>
      </w:pPr>
      <w:r>
        <w:t xml:space="preserve">        value           uniform $kInlet;</w:t>
      </w:r>
    </w:p>
    <w:p w14:paraId="3593263E" w14:textId="77777777" w:rsidR="00CA197D" w:rsidRDefault="00CA197D" w:rsidP="00CA197D">
      <w:pPr>
        <w:pStyle w:val="NoSpacing"/>
      </w:pPr>
      <w:r>
        <w:t xml:space="preserve">    }</w:t>
      </w:r>
    </w:p>
    <w:p w14:paraId="692ED9EF" w14:textId="77777777" w:rsidR="00CA197D" w:rsidRDefault="00CA197D" w:rsidP="00CA197D">
      <w:pPr>
        <w:pStyle w:val="NoSpacing"/>
      </w:pPr>
    </w:p>
    <w:p w14:paraId="603B70D8" w14:textId="77777777" w:rsidR="00CA197D" w:rsidRDefault="00CA197D" w:rsidP="00CA197D">
      <w:pPr>
        <w:pStyle w:val="NoSpacing"/>
      </w:pPr>
    </w:p>
    <w:p w14:paraId="6364F6FE" w14:textId="77777777" w:rsidR="00CA197D" w:rsidRDefault="00CA197D" w:rsidP="00CA197D">
      <w:pPr>
        <w:pStyle w:val="NoSpacing"/>
      </w:pPr>
      <w:r>
        <w:t xml:space="preserve">    #includeEtc "caseDicts/setConstraintTypes"</w:t>
      </w:r>
    </w:p>
    <w:p w14:paraId="33645706" w14:textId="77777777" w:rsidR="00CA197D" w:rsidRDefault="00CA197D" w:rsidP="00CA197D">
      <w:pPr>
        <w:pStyle w:val="NoSpacing"/>
      </w:pPr>
      <w:r>
        <w:t>}</w:t>
      </w:r>
    </w:p>
    <w:p w14:paraId="2B6B5879" w14:textId="77777777" w:rsidR="00CA197D" w:rsidRDefault="00CA197D" w:rsidP="00CA197D">
      <w:pPr>
        <w:pStyle w:val="NoSpacing"/>
      </w:pPr>
    </w:p>
    <w:p w14:paraId="4A30BB0A" w14:textId="103AA7A3" w:rsidR="007F2A86" w:rsidRDefault="00CA197D" w:rsidP="00CA197D">
      <w:pPr>
        <w:pStyle w:val="NoSpacing"/>
      </w:pPr>
      <w:r>
        <w:t>// *********************************************************************** //</w:t>
      </w:r>
    </w:p>
    <w:p w14:paraId="395522D7" w14:textId="77777777" w:rsidR="00AB1D3E" w:rsidRDefault="00AB1D3E" w:rsidP="00CA197D">
      <w:pPr>
        <w:pStyle w:val="NoSpacing"/>
        <w:sectPr w:rsidR="00AB1D3E" w:rsidSect="00074700">
          <w:pgSz w:w="12240" w:h="15840"/>
          <w:pgMar w:top="1440" w:right="1440" w:bottom="1440" w:left="1800" w:header="720" w:footer="720" w:gutter="0"/>
          <w:cols w:space="720"/>
          <w:titlePg/>
          <w:docGrid w:linePitch="360"/>
        </w:sectPr>
      </w:pPr>
    </w:p>
    <w:p w14:paraId="5D001E76" w14:textId="43BFEC55" w:rsidR="009A226F" w:rsidRDefault="001F5458" w:rsidP="00AB1D3E">
      <w:pPr>
        <w:pStyle w:val="DissertationTables"/>
      </w:pPr>
      <w:r>
        <w:lastRenderedPageBreak/>
        <w:t>APPENDIX D</w:t>
      </w:r>
    </w:p>
    <w:p w14:paraId="34DA4AC7" w14:textId="35737C3A" w:rsidR="001F5458" w:rsidRDefault="001F5458" w:rsidP="00AB1D3E">
      <w:pPr>
        <w:pStyle w:val="DissertationTables"/>
      </w:pPr>
    </w:p>
    <w:p w14:paraId="2A717EEF" w14:textId="2CC427AC" w:rsidR="001F5458" w:rsidRDefault="001F5458" w:rsidP="00AB1D3E">
      <w:pPr>
        <w:pStyle w:val="DissertationTables"/>
      </w:pPr>
      <w:r>
        <w:t>SYSTEM DIRECTORY CONFIGURATION FILES</w:t>
      </w:r>
    </w:p>
    <w:p w14:paraId="7C32AAE0" w14:textId="3ED258D3" w:rsidR="001F5458" w:rsidRDefault="001F5458" w:rsidP="00AB1D3E">
      <w:pPr>
        <w:pStyle w:val="DissertationTables"/>
      </w:pPr>
    </w:p>
    <w:p w14:paraId="48B98FF5" w14:textId="77777777" w:rsidR="00AA31FD" w:rsidRDefault="00AA31FD" w:rsidP="00AA31FD">
      <w:pPr>
        <w:pStyle w:val="NoSpacing"/>
      </w:pPr>
      <w:r>
        <w:t>/*--------------------------------*- C++ -*----------------------------------*\</w:t>
      </w:r>
    </w:p>
    <w:p w14:paraId="11D4845F" w14:textId="77777777" w:rsidR="00AA31FD" w:rsidRDefault="00AA31FD" w:rsidP="00AA31FD">
      <w:pPr>
        <w:pStyle w:val="NoSpacing"/>
      </w:pPr>
      <w:r>
        <w:t xml:space="preserve">  =========                 |</w:t>
      </w:r>
    </w:p>
    <w:p w14:paraId="20E6E63D" w14:textId="77777777" w:rsidR="00AA31FD" w:rsidRDefault="00AA31FD" w:rsidP="00AA31FD">
      <w:pPr>
        <w:pStyle w:val="NoSpacing"/>
      </w:pPr>
      <w:r>
        <w:t xml:space="preserve">  \\      /  F ield         | OpenFOAM: The Open Source CFD Toolbox</w:t>
      </w:r>
    </w:p>
    <w:p w14:paraId="551B6EB4" w14:textId="77777777" w:rsidR="00AA31FD" w:rsidRDefault="00AA31FD" w:rsidP="00AA31FD">
      <w:pPr>
        <w:pStyle w:val="NoSpacing"/>
      </w:pPr>
      <w:r>
        <w:t xml:space="preserve">   \\    /   O peration     | Website:  https://openfoam.org</w:t>
      </w:r>
    </w:p>
    <w:p w14:paraId="1872C03E" w14:textId="77777777" w:rsidR="00AA31FD" w:rsidRDefault="00AA31FD" w:rsidP="00AA31FD">
      <w:pPr>
        <w:pStyle w:val="NoSpacing"/>
      </w:pPr>
      <w:r>
        <w:t xml:space="preserve">    \\  /    A nd           | Version:  7</w:t>
      </w:r>
    </w:p>
    <w:p w14:paraId="0545BDA1" w14:textId="77777777" w:rsidR="00AA31FD" w:rsidRDefault="00AA31FD" w:rsidP="00AA31FD">
      <w:pPr>
        <w:pStyle w:val="NoSpacing"/>
      </w:pPr>
      <w:r>
        <w:t xml:space="preserve">     \\/     M anipulation  |</w:t>
      </w:r>
    </w:p>
    <w:p w14:paraId="5F887851" w14:textId="77777777" w:rsidR="00AA31FD" w:rsidRDefault="00AA31FD" w:rsidP="00AA31FD">
      <w:pPr>
        <w:pStyle w:val="NoSpacing"/>
      </w:pPr>
      <w:r>
        <w:t>\*---------------------------------------------------------------------------*/</w:t>
      </w:r>
    </w:p>
    <w:p w14:paraId="117CA96C" w14:textId="77777777" w:rsidR="00AA31FD" w:rsidRDefault="00AA31FD" w:rsidP="00AA31FD">
      <w:pPr>
        <w:pStyle w:val="NoSpacing"/>
      </w:pPr>
      <w:r>
        <w:t>FoamFile</w:t>
      </w:r>
    </w:p>
    <w:p w14:paraId="767C6095" w14:textId="77777777" w:rsidR="00AA31FD" w:rsidRDefault="00AA31FD" w:rsidP="00AA31FD">
      <w:pPr>
        <w:pStyle w:val="NoSpacing"/>
      </w:pPr>
      <w:r>
        <w:t>{</w:t>
      </w:r>
    </w:p>
    <w:p w14:paraId="1C9237DB" w14:textId="77777777" w:rsidR="00AA31FD" w:rsidRDefault="00AA31FD" w:rsidP="00AA31FD">
      <w:pPr>
        <w:pStyle w:val="NoSpacing"/>
      </w:pPr>
      <w:r>
        <w:t xml:space="preserve">    version     2.0;</w:t>
      </w:r>
    </w:p>
    <w:p w14:paraId="30758CA0" w14:textId="77777777" w:rsidR="00AA31FD" w:rsidRDefault="00AA31FD" w:rsidP="00AA31FD">
      <w:pPr>
        <w:pStyle w:val="NoSpacing"/>
      </w:pPr>
      <w:r>
        <w:t xml:space="preserve">    format      ascii;</w:t>
      </w:r>
    </w:p>
    <w:p w14:paraId="28A09537" w14:textId="77777777" w:rsidR="00AA31FD" w:rsidRDefault="00AA31FD" w:rsidP="00AA31FD">
      <w:pPr>
        <w:pStyle w:val="NoSpacing"/>
      </w:pPr>
      <w:r>
        <w:t xml:space="preserve">    class       dictionary;</w:t>
      </w:r>
    </w:p>
    <w:p w14:paraId="33893693" w14:textId="77777777" w:rsidR="00AA31FD" w:rsidRPr="00AA31FD" w:rsidRDefault="00AA31FD" w:rsidP="00AA31FD">
      <w:pPr>
        <w:pStyle w:val="NoSpacing"/>
        <w:rPr>
          <w:b/>
          <w:bCs/>
        </w:rPr>
      </w:pPr>
      <w:r>
        <w:t xml:space="preserve">    </w:t>
      </w:r>
      <w:r w:rsidRPr="00AA31FD">
        <w:rPr>
          <w:b/>
          <w:bCs/>
        </w:rPr>
        <w:t>object      controlDict;</w:t>
      </w:r>
    </w:p>
    <w:p w14:paraId="31FF65D8" w14:textId="77777777" w:rsidR="00AA31FD" w:rsidRDefault="00AA31FD" w:rsidP="00AA31FD">
      <w:pPr>
        <w:pStyle w:val="NoSpacing"/>
      </w:pPr>
      <w:r>
        <w:t>}</w:t>
      </w:r>
    </w:p>
    <w:p w14:paraId="2DF2CB0A" w14:textId="77777777" w:rsidR="00AA31FD" w:rsidRDefault="00AA31FD" w:rsidP="00AA31FD">
      <w:pPr>
        <w:pStyle w:val="NoSpacing"/>
      </w:pPr>
      <w:r>
        <w:t>// * * * * * * * * * * * * * * * * * * * * * * * * * * * * * * * * * * * * * //</w:t>
      </w:r>
    </w:p>
    <w:p w14:paraId="5664019E" w14:textId="77777777" w:rsidR="00AA31FD" w:rsidRDefault="00AA31FD" w:rsidP="00AA31FD">
      <w:pPr>
        <w:pStyle w:val="NoSpacing"/>
      </w:pPr>
    </w:p>
    <w:p w14:paraId="559EF313" w14:textId="77777777" w:rsidR="00AA31FD" w:rsidRDefault="00AA31FD" w:rsidP="00AA31FD">
      <w:pPr>
        <w:pStyle w:val="NoSpacing"/>
      </w:pPr>
      <w:r>
        <w:t>application     rhoSimpleFoam;</w:t>
      </w:r>
    </w:p>
    <w:p w14:paraId="4DDFF03A" w14:textId="77777777" w:rsidR="00AA31FD" w:rsidRDefault="00AA31FD" w:rsidP="00AA31FD">
      <w:pPr>
        <w:pStyle w:val="NoSpacing"/>
      </w:pPr>
    </w:p>
    <w:p w14:paraId="2BE460F1" w14:textId="77777777" w:rsidR="00AA31FD" w:rsidRDefault="00AA31FD" w:rsidP="00AA31FD">
      <w:pPr>
        <w:pStyle w:val="NoSpacing"/>
      </w:pPr>
      <w:r>
        <w:t>startFrom       startTime;</w:t>
      </w:r>
    </w:p>
    <w:p w14:paraId="7367C28F" w14:textId="77777777" w:rsidR="00AA31FD" w:rsidRDefault="00AA31FD" w:rsidP="00AA31FD">
      <w:pPr>
        <w:pStyle w:val="NoSpacing"/>
      </w:pPr>
    </w:p>
    <w:p w14:paraId="6E9FCCF3" w14:textId="77777777" w:rsidR="00AA31FD" w:rsidRDefault="00AA31FD" w:rsidP="00AA31FD">
      <w:pPr>
        <w:pStyle w:val="NoSpacing"/>
      </w:pPr>
      <w:r>
        <w:t>startTime       0;</w:t>
      </w:r>
    </w:p>
    <w:p w14:paraId="038680CA" w14:textId="77777777" w:rsidR="00AA31FD" w:rsidRDefault="00AA31FD" w:rsidP="00AA31FD">
      <w:pPr>
        <w:pStyle w:val="NoSpacing"/>
      </w:pPr>
    </w:p>
    <w:p w14:paraId="5A077842" w14:textId="77777777" w:rsidR="00AA31FD" w:rsidRDefault="00AA31FD" w:rsidP="00AA31FD">
      <w:pPr>
        <w:pStyle w:val="NoSpacing"/>
      </w:pPr>
      <w:r>
        <w:t>stopAt          endTime;</w:t>
      </w:r>
    </w:p>
    <w:p w14:paraId="6B9D62A0" w14:textId="77777777" w:rsidR="00AA31FD" w:rsidRDefault="00AA31FD" w:rsidP="00AA31FD">
      <w:pPr>
        <w:pStyle w:val="NoSpacing"/>
      </w:pPr>
    </w:p>
    <w:p w14:paraId="0FDD8E7C" w14:textId="77777777" w:rsidR="00AA31FD" w:rsidRDefault="00AA31FD" w:rsidP="00AA31FD">
      <w:pPr>
        <w:pStyle w:val="NoSpacing"/>
      </w:pPr>
      <w:r>
        <w:t>endTime         10000;</w:t>
      </w:r>
    </w:p>
    <w:p w14:paraId="41AFF65A" w14:textId="77777777" w:rsidR="00AA31FD" w:rsidRDefault="00AA31FD" w:rsidP="00AA31FD">
      <w:pPr>
        <w:pStyle w:val="NoSpacing"/>
      </w:pPr>
    </w:p>
    <w:p w14:paraId="168AA33B" w14:textId="77777777" w:rsidR="00AA31FD" w:rsidRDefault="00AA31FD" w:rsidP="00AA31FD">
      <w:pPr>
        <w:pStyle w:val="NoSpacing"/>
      </w:pPr>
      <w:r>
        <w:t>deltaT          1;</w:t>
      </w:r>
    </w:p>
    <w:p w14:paraId="5FA4BB50" w14:textId="77777777" w:rsidR="00AA31FD" w:rsidRDefault="00AA31FD" w:rsidP="00AA31FD">
      <w:pPr>
        <w:pStyle w:val="NoSpacing"/>
      </w:pPr>
    </w:p>
    <w:p w14:paraId="4DB2E4B2" w14:textId="77777777" w:rsidR="00AA31FD" w:rsidRDefault="00AA31FD" w:rsidP="00AA31FD">
      <w:pPr>
        <w:pStyle w:val="NoSpacing"/>
      </w:pPr>
      <w:r>
        <w:t>writeControl    timeStep;</w:t>
      </w:r>
    </w:p>
    <w:p w14:paraId="62FC6B6F" w14:textId="77777777" w:rsidR="00AA31FD" w:rsidRDefault="00AA31FD" w:rsidP="00AA31FD">
      <w:pPr>
        <w:pStyle w:val="NoSpacing"/>
      </w:pPr>
    </w:p>
    <w:p w14:paraId="08B27B50" w14:textId="77777777" w:rsidR="00AA31FD" w:rsidRDefault="00AA31FD" w:rsidP="00AA31FD">
      <w:pPr>
        <w:pStyle w:val="NoSpacing"/>
      </w:pPr>
      <w:r>
        <w:t>writeInterval   2000;</w:t>
      </w:r>
    </w:p>
    <w:p w14:paraId="42315473" w14:textId="77777777" w:rsidR="00AA31FD" w:rsidRDefault="00AA31FD" w:rsidP="00AA31FD">
      <w:pPr>
        <w:pStyle w:val="NoSpacing"/>
      </w:pPr>
    </w:p>
    <w:p w14:paraId="798195F1" w14:textId="77777777" w:rsidR="00AA31FD" w:rsidRDefault="00AA31FD" w:rsidP="00AA31FD">
      <w:pPr>
        <w:pStyle w:val="NoSpacing"/>
      </w:pPr>
      <w:r>
        <w:t>purgeWrite      0;</w:t>
      </w:r>
    </w:p>
    <w:p w14:paraId="7B623A67" w14:textId="77777777" w:rsidR="00AA31FD" w:rsidRDefault="00AA31FD" w:rsidP="00AA31FD">
      <w:pPr>
        <w:pStyle w:val="NoSpacing"/>
      </w:pPr>
    </w:p>
    <w:p w14:paraId="02678B5D" w14:textId="77777777" w:rsidR="00AA31FD" w:rsidRDefault="00AA31FD" w:rsidP="00AA31FD">
      <w:pPr>
        <w:pStyle w:val="NoSpacing"/>
      </w:pPr>
      <w:r>
        <w:t>//writeFormat     ascii;</w:t>
      </w:r>
    </w:p>
    <w:p w14:paraId="595A31B2" w14:textId="77777777" w:rsidR="00AA31FD" w:rsidRDefault="00AA31FD" w:rsidP="00AA31FD">
      <w:pPr>
        <w:pStyle w:val="NoSpacing"/>
      </w:pPr>
      <w:r>
        <w:t>writeFormat     binary;</w:t>
      </w:r>
    </w:p>
    <w:p w14:paraId="74315B5F" w14:textId="77777777" w:rsidR="00AA31FD" w:rsidRDefault="00AA31FD" w:rsidP="00AA31FD">
      <w:pPr>
        <w:pStyle w:val="NoSpacing"/>
      </w:pPr>
    </w:p>
    <w:p w14:paraId="248B36F6" w14:textId="77777777" w:rsidR="00AA31FD" w:rsidRDefault="00AA31FD" w:rsidP="00AA31FD">
      <w:pPr>
        <w:pStyle w:val="NoSpacing"/>
      </w:pPr>
      <w:r>
        <w:t>writePrecision   6;</w:t>
      </w:r>
    </w:p>
    <w:p w14:paraId="0BC84121" w14:textId="77777777" w:rsidR="00AA31FD" w:rsidRDefault="00AA31FD" w:rsidP="00AA31FD">
      <w:pPr>
        <w:pStyle w:val="NoSpacing"/>
      </w:pPr>
    </w:p>
    <w:p w14:paraId="1C774696" w14:textId="77777777" w:rsidR="00AA31FD" w:rsidRDefault="00AA31FD" w:rsidP="00AA31FD">
      <w:pPr>
        <w:pStyle w:val="NoSpacing"/>
      </w:pPr>
      <w:r>
        <w:t>writeCompression off;</w:t>
      </w:r>
    </w:p>
    <w:p w14:paraId="26DBB9CB" w14:textId="77777777" w:rsidR="00AA31FD" w:rsidRDefault="00AA31FD" w:rsidP="00AA31FD">
      <w:pPr>
        <w:pStyle w:val="NoSpacing"/>
      </w:pPr>
    </w:p>
    <w:p w14:paraId="5673574B" w14:textId="77777777" w:rsidR="00AA31FD" w:rsidRDefault="00AA31FD" w:rsidP="00AA31FD">
      <w:pPr>
        <w:pStyle w:val="NoSpacing"/>
      </w:pPr>
      <w:r>
        <w:lastRenderedPageBreak/>
        <w:t>timeFormat      general;</w:t>
      </w:r>
    </w:p>
    <w:p w14:paraId="21E8BB14" w14:textId="77777777" w:rsidR="00AA31FD" w:rsidRDefault="00AA31FD" w:rsidP="00AA31FD">
      <w:pPr>
        <w:pStyle w:val="NoSpacing"/>
      </w:pPr>
    </w:p>
    <w:p w14:paraId="785DB824" w14:textId="77777777" w:rsidR="00AA31FD" w:rsidRDefault="00AA31FD" w:rsidP="00AA31FD">
      <w:pPr>
        <w:pStyle w:val="NoSpacing"/>
      </w:pPr>
      <w:r>
        <w:t>timePrecision   6;</w:t>
      </w:r>
    </w:p>
    <w:p w14:paraId="3E6E4107" w14:textId="77777777" w:rsidR="00AA31FD" w:rsidRDefault="00AA31FD" w:rsidP="00AA31FD">
      <w:pPr>
        <w:pStyle w:val="NoSpacing"/>
      </w:pPr>
    </w:p>
    <w:p w14:paraId="26C17E70" w14:textId="77777777" w:rsidR="00AA31FD" w:rsidRDefault="00AA31FD" w:rsidP="00AA31FD">
      <w:pPr>
        <w:pStyle w:val="NoSpacing"/>
      </w:pPr>
      <w:r>
        <w:t>runTimeModifiable true;</w:t>
      </w:r>
    </w:p>
    <w:p w14:paraId="681C60CF" w14:textId="77777777" w:rsidR="00AA31FD" w:rsidRDefault="00AA31FD" w:rsidP="00AA31FD">
      <w:pPr>
        <w:pStyle w:val="NoSpacing"/>
      </w:pPr>
    </w:p>
    <w:p w14:paraId="48509D85" w14:textId="77777777" w:rsidR="00AA31FD" w:rsidRDefault="00AA31FD" w:rsidP="00AA31FD">
      <w:pPr>
        <w:pStyle w:val="NoSpacing"/>
      </w:pPr>
      <w:r>
        <w:t>functions</w:t>
      </w:r>
    </w:p>
    <w:p w14:paraId="57B7D666" w14:textId="77777777" w:rsidR="00AA31FD" w:rsidRDefault="00AA31FD" w:rsidP="00AA31FD">
      <w:pPr>
        <w:pStyle w:val="NoSpacing"/>
      </w:pPr>
      <w:r>
        <w:t>{</w:t>
      </w:r>
    </w:p>
    <w:p w14:paraId="42A8F427" w14:textId="77777777" w:rsidR="00AA31FD" w:rsidRDefault="00AA31FD" w:rsidP="00AA31FD">
      <w:pPr>
        <w:pStyle w:val="NoSpacing"/>
      </w:pPr>
      <w:r>
        <w:t xml:space="preserve">    #includeFunc MachNo</w:t>
      </w:r>
    </w:p>
    <w:p w14:paraId="66AB41A0" w14:textId="77777777" w:rsidR="00AA31FD" w:rsidRDefault="00AA31FD" w:rsidP="00AA31FD">
      <w:pPr>
        <w:pStyle w:val="NoSpacing"/>
      </w:pPr>
      <w:r>
        <w:t xml:space="preserve">    #includeFunc residuals</w:t>
      </w:r>
    </w:p>
    <w:p w14:paraId="53017F93" w14:textId="77777777" w:rsidR="00AA31FD" w:rsidRDefault="00AA31FD" w:rsidP="00AA31FD">
      <w:pPr>
        <w:pStyle w:val="NoSpacing"/>
      </w:pPr>
      <w:r>
        <w:t xml:space="preserve">    #includeFunc cuttingPlane</w:t>
      </w:r>
    </w:p>
    <w:p w14:paraId="7B880C2E" w14:textId="77777777" w:rsidR="00AA31FD" w:rsidRDefault="00AA31FD" w:rsidP="00AA31FD">
      <w:pPr>
        <w:pStyle w:val="NoSpacing"/>
      </w:pPr>
      <w:r>
        <w:t>}</w:t>
      </w:r>
    </w:p>
    <w:p w14:paraId="2D48427D" w14:textId="77777777" w:rsidR="00AA31FD" w:rsidRDefault="00AA31FD" w:rsidP="00AA31FD">
      <w:pPr>
        <w:pStyle w:val="NoSpacing"/>
      </w:pPr>
    </w:p>
    <w:p w14:paraId="26A65D76" w14:textId="16C7E100" w:rsidR="001F5458" w:rsidRDefault="00AA31FD" w:rsidP="00AA31FD">
      <w:pPr>
        <w:pStyle w:val="NoSpacing"/>
      </w:pPr>
      <w:r>
        <w:t>// *********************************************************************** //</w:t>
      </w:r>
    </w:p>
    <w:p w14:paraId="0D0F6E15" w14:textId="68554C7E" w:rsidR="00AA31FD" w:rsidRDefault="00AA31FD" w:rsidP="00AA31FD">
      <w:pPr>
        <w:pStyle w:val="NoSpacing"/>
      </w:pPr>
      <w:r>
        <w:br w:type="page"/>
      </w:r>
    </w:p>
    <w:p w14:paraId="4F886523" w14:textId="77777777" w:rsidR="00262566" w:rsidRDefault="00262566" w:rsidP="00262566">
      <w:pPr>
        <w:pStyle w:val="NoSpacing"/>
      </w:pPr>
      <w:r>
        <w:lastRenderedPageBreak/>
        <w:t>/*--------------------------------*- C++ -*----------------------------------*\</w:t>
      </w:r>
    </w:p>
    <w:p w14:paraId="3E9CDCD0" w14:textId="77777777" w:rsidR="00262566" w:rsidRDefault="00262566" w:rsidP="00262566">
      <w:pPr>
        <w:pStyle w:val="NoSpacing"/>
      </w:pPr>
      <w:r>
        <w:t xml:space="preserve">  =========                 |</w:t>
      </w:r>
    </w:p>
    <w:p w14:paraId="22CFDD06" w14:textId="77777777" w:rsidR="00262566" w:rsidRDefault="00262566" w:rsidP="00262566">
      <w:pPr>
        <w:pStyle w:val="NoSpacing"/>
      </w:pPr>
      <w:r>
        <w:t xml:space="preserve">  \\      /  F ield         | OpenFOAM: The Open Source CFD Toolbox</w:t>
      </w:r>
    </w:p>
    <w:p w14:paraId="1B5EF145" w14:textId="77777777" w:rsidR="00262566" w:rsidRDefault="00262566" w:rsidP="00262566">
      <w:pPr>
        <w:pStyle w:val="NoSpacing"/>
      </w:pPr>
      <w:r>
        <w:t xml:space="preserve">   \\    /   O peration     | Website:  https://openfoam.org</w:t>
      </w:r>
    </w:p>
    <w:p w14:paraId="245A9F7D" w14:textId="77777777" w:rsidR="00262566" w:rsidRDefault="00262566" w:rsidP="00262566">
      <w:pPr>
        <w:pStyle w:val="NoSpacing"/>
      </w:pPr>
      <w:r>
        <w:t xml:space="preserve">    \\  /    A nd           | Version:  7</w:t>
      </w:r>
    </w:p>
    <w:p w14:paraId="43A53376" w14:textId="77777777" w:rsidR="00262566" w:rsidRDefault="00262566" w:rsidP="00262566">
      <w:pPr>
        <w:pStyle w:val="NoSpacing"/>
      </w:pPr>
      <w:r>
        <w:t xml:space="preserve">     \\/     M anipulation  |</w:t>
      </w:r>
    </w:p>
    <w:p w14:paraId="33B4006C" w14:textId="77777777" w:rsidR="00262566" w:rsidRDefault="00262566" w:rsidP="00262566">
      <w:pPr>
        <w:pStyle w:val="NoSpacing"/>
      </w:pPr>
      <w:r>
        <w:t>\*---------------------------------------------------------------------------*/</w:t>
      </w:r>
    </w:p>
    <w:p w14:paraId="1B80FED0" w14:textId="77777777" w:rsidR="00262566" w:rsidRDefault="00262566" w:rsidP="00262566">
      <w:pPr>
        <w:pStyle w:val="NoSpacing"/>
      </w:pPr>
      <w:r>
        <w:t>FoamFile</w:t>
      </w:r>
    </w:p>
    <w:p w14:paraId="3EBC214B" w14:textId="77777777" w:rsidR="00262566" w:rsidRDefault="00262566" w:rsidP="00262566">
      <w:pPr>
        <w:pStyle w:val="NoSpacing"/>
      </w:pPr>
      <w:r>
        <w:t>{</w:t>
      </w:r>
    </w:p>
    <w:p w14:paraId="525608C5" w14:textId="77777777" w:rsidR="00262566" w:rsidRDefault="00262566" w:rsidP="00262566">
      <w:pPr>
        <w:pStyle w:val="NoSpacing"/>
      </w:pPr>
      <w:r>
        <w:t xml:space="preserve">    version     2.0;</w:t>
      </w:r>
    </w:p>
    <w:p w14:paraId="499B5531" w14:textId="77777777" w:rsidR="00262566" w:rsidRDefault="00262566" w:rsidP="00262566">
      <w:pPr>
        <w:pStyle w:val="NoSpacing"/>
      </w:pPr>
      <w:r>
        <w:t xml:space="preserve">    format      ascii;</w:t>
      </w:r>
    </w:p>
    <w:p w14:paraId="67201AA8" w14:textId="77777777" w:rsidR="00262566" w:rsidRDefault="00262566" w:rsidP="00262566">
      <w:pPr>
        <w:pStyle w:val="NoSpacing"/>
      </w:pPr>
      <w:r>
        <w:t xml:space="preserve">    class       dictionary;</w:t>
      </w:r>
    </w:p>
    <w:p w14:paraId="55AB8169" w14:textId="1AFFC115" w:rsidR="00262566" w:rsidRDefault="00262566" w:rsidP="00262566">
      <w:pPr>
        <w:pStyle w:val="NoSpacing"/>
      </w:pPr>
      <w:r w:rsidRPr="00262566">
        <w:rPr>
          <w:b/>
          <w:bCs/>
        </w:rPr>
        <w:t xml:space="preserve">    object      blockMeshDict</w:t>
      </w:r>
      <w:r>
        <w:t>;</w:t>
      </w:r>
    </w:p>
    <w:p w14:paraId="609EFF9E" w14:textId="22B233BB" w:rsidR="0052135D" w:rsidRDefault="0052135D" w:rsidP="00262566">
      <w:pPr>
        <w:pStyle w:val="NoSpacing"/>
      </w:pPr>
      <w:r>
        <w:t xml:space="preserve">    Does anyone actually read dissertations?</w:t>
      </w:r>
    </w:p>
    <w:p w14:paraId="2F9085F1" w14:textId="77777777" w:rsidR="00262566" w:rsidRDefault="00262566" w:rsidP="00262566">
      <w:pPr>
        <w:pStyle w:val="NoSpacing"/>
      </w:pPr>
      <w:r>
        <w:t>}</w:t>
      </w:r>
    </w:p>
    <w:p w14:paraId="566F3E80" w14:textId="77777777" w:rsidR="00262566" w:rsidRDefault="00262566" w:rsidP="00262566">
      <w:pPr>
        <w:pStyle w:val="NoSpacing"/>
      </w:pPr>
      <w:r>
        <w:t>// * * * * * * * * * * * * * * * * * * * * * * * * * * * * * * * * * * * * * //</w:t>
      </w:r>
    </w:p>
    <w:p w14:paraId="04BD8713" w14:textId="77777777" w:rsidR="00262566" w:rsidRDefault="00262566" w:rsidP="00262566">
      <w:pPr>
        <w:pStyle w:val="NoSpacing"/>
      </w:pPr>
    </w:p>
    <w:p w14:paraId="75F39DD2" w14:textId="77777777" w:rsidR="00262566" w:rsidRDefault="00262566" w:rsidP="00262566">
      <w:pPr>
        <w:pStyle w:val="NoSpacing"/>
      </w:pPr>
      <w:r>
        <w:t>domain</w:t>
      </w:r>
    </w:p>
    <w:p w14:paraId="1DFA6ACA" w14:textId="77777777" w:rsidR="00262566" w:rsidRDefault="00262566" w:rsidP="00262566">
      <w:pPr>
        <w:pStyle w:val="NoSpacing"/>
      </w:pPr>
      <w:r>
        <w:t>{</w:t>
      </w:r>
    </w:p>
    <w:p w14:paraId="2ADF97A2" w14:textId="77777777" w:rsidR="00262566" w:rsidRDefault="00262566" w:rsidP="00262566">
      <w:pPr>
        <w:pStyle w:val="NoSpacing"/>
      </w:pPr>
      <w:r>
        <w:t xml:space="preserve">    // Hex A</w:t>
      </w:r>
    </w:p>
    <w:p w14:paraId="5EC8E9EE" w14:textId="77777777" w:rsidR="00262566" w:rsidRDefault="00262566" w:rsidP="00262566">
      <w:pPr>
        <w:pStyle w:val="NoSpacing"/>
      </w:pPr>
      <w:r>
        <w:t xml:space="preserve">    xMin  -150;</w:t>
      </w:r>
    </w:p>
    <w:p w14:paraId="5CC3459F" w14:textId="77777777" w:rsidR="00262566" w:rsidRDefault="00262566" w:rsidP="00262566">
      <w:pPr>
        <w:pStyle w:val="NoSpacing"/>
      </w:pPr>
      <w:r>
        <w:t xml:space="preserve">    xMax    50;</w:t>
      </w:r>
    </w:p>
    <w:p w14:paraId="4A52CFC2" w14:textId="77777777" w:rsidR="00262566" w:rsidRDefault="00262566" w:rsidP="00262566">
      <w:pPr>
        <w:pStyle w:val="NoSpacing"/>
      </w:pPr>
      <w:r>
        <w:t xml:space="preserve">    yMin  -100;</w:t>
      </w:r>
    </w:p>
    <w:p w14:paraId="65F92E00" w14:textId="77777777" w:rsidR="00262566" w:rsidRDefault="00262566" w:rsidP="00262566">
      <w:pPr>
        <w:pStyle w:val="NoSpacing"/>
      </w:pPr>
      <w:r>
        <w:t xml:space="preserve">    yMax   100;</w:t>
      </w:r>
    </w:p>
    <w:p w14:paraId="23669EC0" w14:textId="77777777" w:rsidR="00262566" w:rsidRDefault="00262566" w:rsidP="00262566">
      <w:pPr>
        <w:pStyle w:val="NoSpacing"/>
      </w:pPr>
      <w:r>
        <w:t xml:space="preserve">    zMin  -100;</w:t>
      </w:r>
    </w:p>
    <w:p w14:paraId="32E5030B" w14:textId="77777777" w:rsidR="00262566" w:rsidRDefault="00262566" w:rsidP="00262566">
      <w:pPr>
        <w:pStyle w:val="NoSpacing"/>
      </w:pPr>
      <w:r>
        <w:t xml:space="preserve">    zMax   100;</w:t>
      </w:r>
    </w:p>
    <w:p w14:paraId="16B287ED" w14:textId="77777777" w:rsidR="00262566" w:rsidRDefault="00262566" w:rsidP="00262566">
      <w:pPr>
        <w:pStyle w:val="NoSpacing"/>
      </w:pPr>
    </w:p>
    <w:p w14:paraId="5A155B26" w14:textId="77777777" w:rsidR="00262566" w:rsidRDefault="00262566" w:rsidP="00262566">
      <w:pPr>
        <w:pStyle w:val="NoSpacing"/>
      </w:pPr>
      <w:r>
        <w:t xml:space="preserve">    // Number of cells </w:t>
      </w:r>
    </w:p>
    <w:p w14:paraId="1B6CCD1C" w14:textId="77777777" w:rsidR="00262566" w:rsidRDefault="00262566" w:rsidP="00262566">
      <w:pPr>
        <w:pStyle w:val="NoSpacing"/>
      </w:pPr>
      <w:r>
        <w:t xml:space="preserve">    zCells  200; // aerofoil to far field</w:t>
      </w:r>
    </w:p>
    <w:p w14:paraId="380573A1" w14:textId="77777777" w:rsidR="00262566" w:rsidRDefault="00262566" w:rsidP="00262566">
      <w:pPr>
        <w:pStyle w:val="NoSpacing"/>
      </w:pPr>
      <w:r>
        <w:t xml:space="preserve">    xCells  200; // sum of previous spots</w:t>
      </w:r>
    </w:p>
    <w:p w14:paraId="4431B3C4" w14:textId="77777777" w:rsidR="00262566" w:rsidRDefault="00262566" w:rsidP="00262566">
      <w:pPr>
        <w:pStyle w:val="NoSpacing"/>
      </w:pPr>
      <w:r>
        <w:t xml:space="preserve">    yCells  200;  // adding the dimension</w:t>
      </w:r>
    </w:p>
    <w:p w14:paraId="352585FF" w14:textId="77777777" w:rsidR="00262566" w:rsidRDefault="00262566" w:rsidP="00262566">
      <w:pPr>
        <w:pStyle w:val="NoSpacing"/>
      </w:pPr>
      <w:r>
        <w:t>}</w:t>
      </w:r>
    </w:p>
    <w:p w14:paraId="7B92613F" w14:textId="77777777" w:rsidR="00262566" w:rsidRDefault="00262566" w:rsidP="00262566">
      <w:pPr>
        <w:pStyle w:val="NoSpacing"/>
      </w:pPr>
    </w:p>
    <w:p w14:paraId="39A9B761" w14:textId="77777777" w:rsidR="00262566" w:rsidRDefault="00262566" w:rsidP="00262566">
      <w:pPr>
        <w:pStyle w:val="NoSpacing"/>
      </w:pPr>
      <w:r>
        <w:t>vertices</w:t>
      </w:r>
    </w:p>
    <w:p w14:paraId="3EECEA11" w14:textId="77777777" w:rsidR="00262566" w:rsidRDefault="00262566" w:rsidP="00262566">
      <w:pPr>
        <w:pStyle w:val="NoSpacing"/>
      </w:pPr>
      <w:r>
        <w:t>(</w:t>
      </w:r>
    </w:p>
    <w:p w14:paraId="21DC623F" w14:textId="77777777" w:rsidR="00262566" w:rsidRDefault="00262566" w:rsidP="00262566">
      <w:pPr>
        <w:pStyle w:val="NoSpacing"/>
      </w:pPr>
      <w:r>
        <w:tab/>
        <w:t>// Hex A</w:t>
      </w:r>
    </w:p>
    <w:p w14:paraId="1EB1DD16" w14:textId="77777777" w:rsidR="00262566" w:rsidRDefault="00262566" w:rsidP="00262566">
      <w:pPr>
        <w:pStyle w:val="NoSpacing"/>
      </w:pPr>
      <w:r>
        <w:tab/>
        <w:t xml:space="preserve">($domain.xMin $domain.yMin $domain.zMin) // vertice 0 </w:t>
      </w:r>
    </w:p>
    <w:p w14:paraId="287B526F" w14:textId="77777777" w:rsidR="00262566" w:rsidRDefault="00262566" w:rsidP="00262566">
      <w:pPr>
        <w:pStyle w:val="NoSpacing"/>
      </w:pPr>
      <w:r>
        <w:tab/>
        <w:t>($domain.xMax $domain.yMin $domain.zMin) // vertice 1</w:t>
      </w:r>
    </w:p>
    <w:p w14:paraId="1E164411" w14:textId="77777777" w:rsidR="00262566" w:rsidRDefault="00262566" w:rsidP="00262566">
      <w:pPr>
        <w:pStyle w:val="NoSpacing"/>
      </w:pPr>
      <w:r>
        <w:tab/>
        <w:t>($domain.xMax $domain.yMax $domain.zMin) // vertice 2</w:t>
      </w:r>
    </w:p>
    <w:p w14:paraId="573E0E8D" w14:textId="77777777" w:rsidR="00262566" w:rsidRDefault="00262566" w:rsidP="00262566">
      <w:pPr>
        <w:pStyle w:val="NoSpacing"/>
      </w:pPr>
      <w:r>
        <w:tab/>
        <w:t>($domain.xMin $domain.yMax $domain.zMin) // vertice 3</w:t>
      </w:r>
    </w:p>
    <w:p w14:paraId="02C110EA" w14:textId="77777777" w:rsidR="00262566" w:rsidRDefault="00262566" w:rsidP="00262566">
      <w:pPr>
        <w:pStyle w:val="NoSpacing"/>
      </w:pPr>
      <w:r>
        <w:tab/>
        <w:t>($domain.xMin $domain.yMin $domain.zMax) // vertice 4</w:t>
      </w:r>
    </w:p>
    <w:p w14:paraId="43B2A4BE" w14:textId="77777777" w:rsidR="00262566" w:rsidRDefault="00262566" w:rsidP="00262566">
      <w:pPr>
        <w:pStyle w:val="NoSpacing"/>
      </w:pPr>
      <w:r>
        <w:tab/>
        <w:t>($domain.xMax $domain.yMin $domain.zMax) // vertice 5</w:t>
      </w:r>
    </w:p>
    <w:p w14:paraId="3766EEA8" w14:textId="77777777" w:rsidR="00262566" w:rsidRDefault="00262566" w:rsidP="00262566">
      <w:pPr>
        <w:pStyle w:val="NoSpacing"/>
      </w:pPr>
      <w:r>
        <w:tab/>
        <w:t>($domain.xMax $domain.yMax $domain.zMax) // vertice 6</w:t>
      </w:r>
    </w:p>
    <w:p w14:paraId="02DE8784" w14:textId="77777777" w:rsidR="00262566" w:rsidRDefault="00262566" w:rsidP="00262566">
      <w:pPr>
        <w:pStyle w:val="NoSpacing"/>
      </w:pPr>
      <w:r>
        <w:tab/>
        <w:t>($domain.xMin $domain.yMax $domain.zMax) // vertice 7</w:t>
      </w:r>
    </w:p>
    <w:p w14:paraId="2E017652" w14:textId="77777777" w:rsidR="00262566" w:rsidRDefault="00262566" w:rsidP="00262566">
      <w:pPr>
        <w:pStyle w:val="NoSpacing"/>
      </w:pPr>
      <w:r>
        <w:t>);</w:t>
      </w:r>
    </w:p>
    <w:p w14:paraId="0924F772" w14:textId="77777777" w:rsidR="00262566" w:rsidRDefault="00262566" w:rsidP="00262566">
      <w:pPr>
        <w:pStyle w:val="NoSpacing"/>
      </w:pPr>
    </w:p>
    <w:p w14:paraId="6A3577C0" w14:textId="77777777" w:rsidR="00262566" w:rsidRDefault="00262566" w:rsidP="00262566">
      <w:pPr>
        <w:pStyle w:val="NoSpacing"/>
      </w:pPr>
      <w:r>
        <w:lastRenderedPageBreak/>
        <w:t>blocks</w:t>
      </w:r>
    </w:p>
    <w:p w14:paraId="203FE874" w14:textId="77777777" w:rsidR="00262566" w:rsidRDefault="00262566" w:rsidP="00262566">
      <w:pPr>
        <w:pStyle w:val="NoSpacing"/>
      </w:pPr>
      <w:r>
        <w:t>(</w:t>
      </w:r>
    </w:p>
    <w:p w14:paraId="4EC56C9A" w14:textId="77777777" w:rsidR="00262566" w:rsidRDefault="00262566" w:rsidP="00262566">
      <w:pPr>
        <w:pStyle w:val="NoSpacing"/>
      </w:pPr>
      <w:r>
        <w:t xml:space="preserve">    hex (0 1  2  3  4  5  6  7) ($domain.xCells $domain.yCells $domain.zCells) simpleGrading (1 1 1)</w:t>
      </w:r>
    </w:p>
    <w:p w14:paraId="06E42E35" w14:textId="77777777" w:rsidR="00262566" w:rsidRDefault="00262566" w:rsidP="00262566">
      <w:pPr>
        <w:pStyle w:val="NoSpacing"/>
      </w:pPr>
      <w:r>
        <w:t>);</w:t>
      </w:r>
    </w:p>
    <w:p w14:paraId="7ACD6E0F" w14:textId="77777777" w:rsidR="00262566" w:rsidRDefault="00262566" w:rsidP="00262566">
      <w:pPr>
        <w:pStyle w:val="NoSpacing"/>
      </w:pPr>
    </w:p>
    <w:p w14:paraId="3604283E" w14:textId="77777777" w:rsidR="00262566" w:rsidRDefault="00262566" w:rsidP="00262566">
      <w:pPr>
        <w:pStyle w:val="NoSpacing"/>
      </w:pPr>
      <w:r>
        <w:t>edges</w:t>
      </w:r>
    </w:p>
    <w:p w14:paraId="5888907D" w14:textId="77777777" w:rsidR="00262566" w:rsidRDefault="00262566" w:rsidP="00262566">
      <w:pPr>
        <w:pStyle w:val="NoSpacing"/>
      </w:pPr>
      <w:r>
        <w:t>(</w:t>
      </w:r>
    </w:p>
    <w:p w14:paraId="0A1BED92" w14:textId="77777777" w:rsidR="00262566" w:rsidRDefault="00262566" w:rsidP="00262566">
      <w:pPr>
        <w:pStyle w:val="NoSpacing"/>
      </w:pPr>
      <w:r>
        <w:t>);</w:t>
      </w:r>
    </w:p>
    <w:p w14:paraId="6C75AB90" w14:textId="77777777" w:rsidR="00262566" w:rsidRDefault="00262566" w:rsidP="00262566">
      <w:pPr>
        <w:pStyle w:val="NoSpacing"/>
      </w:pPr>
    </w:p>
    <w:p w14:paraId="7943B5FC" w14:textId="77777777" w:rsidR="00262566" w:rsidRDefault="00262566" w:rsidP="00262566">
      <w:pPr>
        <w:pStyle w:val="NoSpacing"/>
      </w:pPr>
      <w:r>
        <w:t>boundary</w:t>
      </w:r>
    </w:p>
    <w:p w14:paraId="35A97C5C" w14:textId="77777777" w:rsidR="00262566" w:rsidRDefault="00262566" w:rsidP="00262566">
      <w:pPr>
        <w:pStyle w:val="NoSpacing"/>
      </w:pPr>
      <w:r>
        <w:t>(</w:t>
      </w:r>
    </w:p>
    <w:p w14:paraId="421499FB" w14:textId="77777777" w:rsidR="00262566" w:rsidRDefault="00262566" w:rsidP="00262566">
      <w:pPr>
        <w:pStyle w:val="NoSpacing"/>
      </w:pPr>
      <w:r>
        <w:t xml:space="preserve">    inlet</w:t>
      </w:r>
    </w:p>
    <w:p w14:paraId="2B6413BE" w14:textId="77777777" w:rsidR="00262566" w:rsidRDefault="00262566" w:rsidP="00262566">
      <w:pPr>
        <w:pStyle w:val="NoSpacing"/>
      </w:pPr>
      <w:r>
        <w:t xml:space="preserve">    {</w:t>
      </w:r>
    </w:p>
    <w:p w14:paraId="39562688" w14:textId="77777777" w:rsidR="00262566" w:rsidRDefault="00262566" w:rsidP="00262566">
      <w:pPr>
        <w:pStyle w:val="NoSpacing"/>
      </w:pPr>
      <w:r>
        <w:t xml:space="preserve">        type patch;</w:t>
      </w:r>
    </w:p>
    <w:p w14:paraId="39110653" w14:textId="77777777" w:rsidR="00262566" w:rsidRDefault="00262566" w:rsidP="00262566">
      <w:pPr>
        <w:pStyle w:val="NoSpacing"/>
      </w:pPr>
      <w:r>
        <w:t xml:space="preserve">        inGroups (freestream);</w:t>
      </w:r>
    </w:p>
    <w:p w14:paraId="5D2C6C9A" w14:textId="77777777" w:rsidR="00262566" w:rsidRDefault="00262566" w:rsidP="00262566">
      <w:pPr>
        <w:pStyle w:val="NoSpacing"/>
      </w:pPr>
      <w:r>
        <w:t xml:space="preserve">        faces</w:t>
      </w:r>
    </w:p>
    <w:p w14:paraId="0C4F309B" w14:textId="77777777" w:rsidR="00262566" w:rsidRDefault="00262566" w:rsidP="00262566">
      <w:pPr>
        <w:pStyle w:val="NoSpacing"/>
      </w:pPr>
      <w:r>
        <w:t xml:space="preserve">        (</w:t>
      </w:r>
    </w:p>
    <w:p w14:paraId="550869EC" w14:textId="77777777" w:rsidR="00262566" w:rsidRDefault="00262566" w:rsidP="00262566">
      <w:pPr>
        <w:pStyle w:val="NoSpacing"/>
      </w:pPr>
      <w:r>
        <w:t xml:space="preserve">            // Hex A</w:t>
      </w:r>
      <w:r>
        <w:tab/>
      </w:r>
      <w:r>
        <w:tab/>
      </w:r>
    </w:p>
    <w:p w14:paraId="3ED464BE" w14:textId="77777777" w:rsidR="00262566" w:rsidRDefault="00262566" w:rsidP="00262566">
      <w:pPr>
        <w:pStyle w:val="NoSpacing"/>
      </w:pPr>
      <w:r>
        <w:t xml:space="preserve">            (0  4  7  3)</w:t>
      </w:r>
    </w:p>
    <w:p w14:paraId="752996FA" w14:textId="77777777" w:rsidR="00262566" w:rsidRDefault="00262566" w:rsidP="00262566">
      <w:pPr>
        <w:pStyle w:val="NoSpacing"/>
      </w:pPr>
      <w:r>
        <w:t xml:space="preserve">        );</w:t>
      </w:r>
    </w:p>
    <w:p w14:paraId="5791D95F" w14:textId="77777777" w:rsidR="00262566" w:rsidRDefault="00262566" w:rsidP="00262566">
      <w:pPr>
        <w:pStyle w:val="NoSpacing"/>
      </w:pPr>
      <w:r>
        <w:t xml:space="preserve">    }</w:t>
      </w:r>
    </w:p>
    <w:p w14:paraId="114D08BA" w14:textId="77777777" w:rsidR="00262566" w:rsidRDefault="00262566" w:rsidP="00262566">
      <w:pPr>
        <w:pStyle w:val="NoSpacing"/>
      </w:pPr>
    </w:p>
    <w:p w14:paraId="53547AAC" w14:textId="77777777" w:rsidR="00262566" w:rsidRDefault="00262566" w:rsidP="00262566">
      <w:pPr>
        <w:pStyle w:val="NoSpacing"/>
      </w:pPr>
      <w:r>
        <w:t xml:space="preserve">    outlet</w:t>
      </w:r>
    </w:p>
    <w:p w14:paraId="6AF2EDAD" w14:textId="77777777" w:rsidR="00262566" w:rsidRDefault="00262566" w:rsidP="00262566">
      <w:pPr>
        <w:pStyle w:val="NoSpacing"/>
      </w:pPr>
      <w:r>
        <w:t xml:space="preserve">    {</w:t>
      </w:r>
    </w:p>
    <w:p w14:paraId="0494F3D9" w14:textId="77777777" w:rsidR="00262566" w:rsidRDefault="00262566" w:rsidP="00262566">
      <w:pPr>
        <w:pStyle w:val="NoSpacing"/>
      </w:pPr>
      <w:r>
        <w:t xml:space="preserve">        type patch;</w:t>
      </w:r>
    </w:p>
    <w:p w14:paraId="615B71D2" w14:textId="77777777" w:rsidR="00262566" w:rsidRDefault="00262566" w:rsidP="00262566">
      <w:pPr>
        <w:pStyle w:val="NoSpacing"/>
      </w:pPr>
      <w:r>
        <w:t xml:space="preserve">        inGroups (freestream);</w:t>
      </w:r>
    </w:p>
    <w:p w14:paraId="0C2A62A7" w14:textId="77777777" w:rsidR="00262566" w:rsidRDefault="00262566" w:rsidP="00262566">
      <w:pPr>
        <w:pStyle w:val="NoSpacing"/>
      </w:pPr>
      <w:r>
        <w:t xml:space="preserve">        faces</w:t>
      </w:r>
    </w:p>
    <w:p w14:paraId="51176095" w14:textId="77777777" w:rsidR="00262566" w:rsidRDefault="00262566" w:rsidP="00262566">
      <w:pPr>
        <w:pStyle w:val="NoSpacing"/>
      </w:pPr>
      <w:r>
        <w:t xml:space="preserve">        (</w:t>
      </w:r>
    </w:p>
    <w:p w14:paraId="08E10BA6" w14:textId="77777777" w:rsidR="00262566" w:rsidRDefault="00262566" w:rsidP="00262566">
      <w:pPr>
        <w:pStyle w:val="NoSpacing"/>
      </w:pPr>
      <w:r>
        <w:tab/>
        <w:t xml:space="preserve">    // Hex B</w:t>
      </w:r>
    </w:p>
    <w:p w14:paraId="3C8898C6" w14:textId="77777777" w:rsidR="00262566" w:rsidRDefault="00262566" w:rsidP="00262566">
      <w:pPr>
        <w:pStyle w:val="NoSpacing"/>
      </w:pPr>
      <w:r>
        <w:tab/>
        <w:t xml:space="preserve">    (1 5 6 2)</w:t>
      </w:r>
    </w:p>
    <w:p w14:paraId="5F59C9FB" w14:textId="77777777" w:rsidR="00262566" w:rsidRDefault="00262566" w:rsidP="00262566">
      <w:pPr>
        <w:pStyle w:val="NoSpacing"/>
      </w:pPr>
      <w:r>
        <w:t xml:space="preserve">        );</w:t>
      </w:r>
    </w:p>
    <w:p w14:paraId="12A68B29" w14:textId="77777777" w:rsidR="00262566" w:rsidRDefault="00262566" w:rsidP="00262566">
      <w:pPr>
        <w:pStyle w:val="NoSpacing"/>
      </w:pPr>
      <w:r>
        <w:t xml:space="preserve">    }</w:t>
      </w:r>
    </w:p>
    <w:p w14:paraId="1A3569BB" w14:textId="77777777" w:rsidR="00262566" w:rsidRDefault="00262566" w:rsidP="00262566">
      <w:pPr>
        <w:pStyle w:val="NoSpacing"/>
      </w:pPr>
    </w:p>
    <w:p w14:paraId="0E25E981" w14:textId="77777777" w:rsidR="00262566" w:rsidRDefault="00262566" w:rsidP="00262566">
      <w:pPr>
        <w:pStyle w:val="NoSpacing"/>
      </w:pPr>
      <w:r>
        <w:t xml:space="preserve">    frontAndBack</w:t>
      </w:r>
    </w:p>
    <w:p w14:paraId="5F7BA0AD" w14:textId="77777777" w:rsidR="00262566" w:rsidRDefault="00262566" w:rsidP="00262566">
      <w:pPr>
        <w:pStyle w:val="NoSpacing"/>
      </w:pPr>
      <w:r>
        <w:t xml:space="preserve">    {</w:t>
      </w:r>
    </w:p>
    <w:p w14:paraId="24CFEA23" w14:textId="77777777" w:rsidR="00262566" w:rsidRDefault="00262566" w:rsidP="00262566">
      <w:pPr>
        <w:pStyle w:val="NoSpacing"/>
      </w:pPr>
      <w:r>
        <w:t xml:space="preserve">        type patch;</w:t>
      </w:r>
    </w:p>
    <w:p w14:paraId="5755F9A9" w14:textId="77777777" w:rsidR="00262566" w:rsidRDefault="00262566" w:rsidP="00262566">
      <w:pPr>
        <w:pStyle w:val="NoSpacing"/>
      </w:pPr>
      <w:r>
        <w:tab/>
        <w:t>inGroups (freestream);</w:t>
      </w:r>
    </w:p>
    <w:p w14:paraId="1857A409" w14:textId="77777777" w:rsidR="00262566" w:rsidRDefault="00262566" w:rsidP="00262566">
      <w:pPr>
        <w:pStyle w:val="NoSpacing"/>
      </w:pPr>
      <w:r>
        <w:t xml:space="preserve">        faces</w:t>
      </w:r>
    </w:p>
    <w:p w14:paraId="753CA65D" w14:textId="77777777" w:rsidR="00262566" w:rsidRDefault="00262566" w:rsidP="00262566">
      <w:pPr>
        <w:pStyle w:val="NoSpacing"/>
      </w:pPr>
      <w:r>
        <w:t xml:space="preserve">        (</w:t>
      </w:r>
    </w:p>
    <w:p w14:paraId="32C7275C" w14:textId="77777777" w:rsidR="00262566" w:rsidRDefault="00262566" w:rsidP="00262566">
      <w:pPr>
        <w:pStyle w:val="NoSpacing"/>
      </w:pPr>
      <w:r>
        <w:tab/>
        <w:t xml:space="preserve">    // front</w:t>
      </w:r>
    </w:p>
    <w:p w14:paraId="1D3DCBB7" w14:textId="77777777" w:rsidR="00262566" w:rsidRDefault="00262566" w:rsidP="00262566">
      <w:pPr>
        <w:pStyle w:val="NoSpacing"/>
      </w:pPr>
      <w:r>
        <w:t xml:space="preserve">            (0 4  5  1)</w:t>
      </w:r>
    </w:p>
    <w:p w14:paraId="66BCF668" w14:textId="77777777" w:rsidR="00262566" w:rsidRDefault="00262566" w:rsidP="00262566">
      <w:pPr>
        <w:pStyle w:val="NoSpacing"/>
      </w:pPr>
      <w:r>
        <w:tab/>
        <w:t xml:space="preserve">    // back</w:t>
      </w:r>
    </w:p>
    <w:p w14:paraId="7A45E632" w14:textId="77777777" w:rsidR="00262566" w:rsidRDefault="00262566" w:rsidP="00262566">
      <w:pPr>
        <w:pStyle w:val="NoSpacing"/>
      </w:pPr>
      <w:r>
        <w:t xml:space="preserve">            (3 7  6  2)</w:t>
      </w:r>
    </w:p>
    <w:p w14:paraId="669CF403" w14:textId="77777777" w:rsidR="00262566" w:rsidRDefault="00262566" w:rsidP="00262566">
      <w:pPr>
        <w:pStyle w:val="NoSpacing"/>
      </w:pPr>
      <w:r>
        <w:tab/>
        <w:t>);</w:t>
      </w:r>
    </w:p>
    <w:p w14:paraId="2E4A0E01" w14:textId="77777777" w:rsidR="00262566" w:rsidRDefault="00262566" w:rsidP="00262566">
      <w:pPr>
        <w:pStyle w:val="NoSpacing"/>
      </w:pPr>
      <w:r>
        <w:t xml:space="preserve">    }</w:t>
      </w:r>
    </w:p>
    <w:p w14:paraId="6A07F9F4" w14:textId="77777777" w:rsidR="00262566" w:rsidRDefault="00262566" w:rsidP="00262566">
      <w:pPr>
        <w:pStyle w:val="NoSpacing"/>
      </w:pPr>
    </w:p>
    <w:p w14:paraId="4F0CEB51" w14:textId="77777777" w:rsidR="00262566" w:rsidRDefault="00262566" w:rsidP="00262566">
      <w:pPr>
        <w:pStyle w:val="NoSpacing"/>
      </w:pPr>
      <w:r>
        <w:t xml:space="preserve">    topAndBottom</w:t>
      </w:r>
    </w:p>
    <w:p w14:paraId="3DAC6EEC" w14:textId="77777777" w:rsidR="00262566" w:rsidRDefault="00262566" w:rsidP="00262566">
      <w:pPr>
        <w:pStyle w:val="NoSpacing"/>
      </w:pPr>
      <w:r>
        <w:t xml:space="preserve">    {</w:t>
      </w:r>
    </w:p>
    <w:p w14:paraId="1B282E2D" w14:textId="77777777" w:rsidR="00262566" w:rsidRDefault="00262566" w:rsidP="00262566">
      <w:pPr>
        <w:pStyle w:val="NoSpacing"/>
      </w:pPr>
      <w:r>
        <w:t xml:space="preserve">        type patch;</w:t>
      </w:r>
    </w:p>
    <w:p w14:paraId="6F803109" w14:textId="77777777" w:rsidR="00262566" w:rsidRDefault="00262566" w:rsidP="00262566">
      <w:pPr>
        <w:pStyle w:val="NoSpacing"/>
      </w:pPr>
      <w:r>
        <w:tab/>
        <w:t>inGroups (freestream);</w:t>
      </w:r>
    </w:p>
    <w:p w14:paraId="23E62B6B" w14:textId="77777777" w:rsidR="00262566" w:rsidRDefault="00262566" w:rsidP="00262566">
      <w:pPr>
        <w:pStyle w:val="NoSpacing"/>
      </w:pPr>
      <w:r>
        <w:t xml:space="preserve">        faces</w:t>
      </w:r>
    </w:p>
    <w:p w14:paraId="501C792B" w14:textId="77777777" w:rsidR="00262566" w:rsidRDefault="00262566" w:rsidP="00262566">
      <w:pPr>
        <w:pStyle w:val="NoSpacing"/>
      </w:pPr>
      <w:r>
        <w:t xml:space="preserve">        (</w:t>
      </w:r>
    </w:p>
    <w:p w14:paraId="6F614388" w14:textId="77777777" w:rsidR="00262566" w:rsidRDefault="00262566" w:rsidP="00262566">
      <w:pPr>
        <w:pStyle w:val="NoSpacing"/>
      </w:pPr>
      <w:r>
        <w:tab/>
        <w:t xml:space="preserve">    // top</w:t>
      </w:r>
    </w:p>
    <w:p w14:paraId="01689B3E" w14:textId="77777777" w:rsidR="00262566" w:rsidRDefault="00262566" w:rsidP="00262566">
      <w:pPr>
        <w:pStyle w:val="NoSpacing"/>
      </w:pPr>
      <w:r>
        <w:tab/>
        <w:t xml:space="preserve">    (4 7  6  5)</w:t>
      </w:r>
    </w:p>
    <w:p w14:paraId="25183D1E" w14:textId="77777777" w:rsidR="00262566" w:rsidRDefault="00262566" w:rsidP="00262566">
      <w:pPr>
        <w:pStyle w:val="NoSpacing"/>
      </w:pPr>
      <w:r>
        <w:t xml:space="preserve">   </w:t>
      </w:r>
      <w:r>
        <w:tab/>
        <w:t xml:space="preserve">    // bottom</w:t>
      </w:r>
    </w:p>
    <w:p w14:paraId="2DED6617" w14:textId="77777777" w:rsidR="00262566" w:rsidRDefault="00262566" w:rsidP="00262566">
      <w:pPr>
        <w:pStyle w:val="NoSpacing"/>
      </w:pPr>
      <w:r>
        <w:tab/>
        <w:t xml:space="preserve">    (0 3 2 1)</w:t>
      </w:r>
    </w:p>
    <w:p w14:paraId="07725C8F" w14:textId="77777777" w:rsidR="00262566" w:rsidRDefault="00262566" w:rsidP="00262566">
      <w:pPr>
        <w:pStyle w:val="NoSpacing"/>
      </w:pPr>
      <w:r>
        <w:t xml:space="preserve">        );</w:t>
      </w:r>
    </w:p>
    <w:p w14:paraId="49558DC3" w14:textId="77777777" w:rsidR="00262566" w:rsidRDefault="00262566" w:rsidP="00262566">
      <w:pPr>
        <w:pStyle w:val="NoSpacing"/>
      </w:pPr>
      <w:r>
        <w:t xml:space="preserve">    }</w:t>
      </w:r>
    </w:p>
    <w:p w14:paraId="722C4FAF" w14:textId="77777777" w:rsidR="00262566" w:rsidRDefault="00262566" w:rsidP="00262566">
      <w:pPr>
        <w:pStyle w:val="NoSpacing"/>
      </w:pPr>
      <w:r>
        <w:t>);</w:t>
      </w:r>
    </w:p>
    <w:p w14:paraId="28F9ED01" w14:textId="77777777" w:rsidR="00262566" w:rsidRDefault="00262566" w:rsidP="00262566">
      <w:pPr>
        <w:pStyle w:val="NoSpacing"/>
      </w:pPr>
    </w:p>
    <w:p w14:paraId="2B645C72" w14:textId="5C5501F8" w:rsidR="00AA31FD" w:rsidRDefault="00262566" w:rsidP="00262566">
      <w:pPr>
        <w:pStyle w:val="NoSpacing"/>
      </w:pPr>
      <w:r>
        <w:t>// *********************************************************************** //</w:t>
      </w:r>
    </w:p>
    <w:p w14:paraId="44396966" w14:textId="6DD7D92B" w:rsidR="00D431B9" w:rsidRDefault="00D431B9" w:rsidP="00262566">
      <w:pPr>
        <w:pStyle w:val="NoSpacing"/>
      </w:pPr>
      <w:r>
        <w:br w:type="page"/>
      </w:r>
    </w:p>
    <w:p w14:paraId="07876C65" w14:textId="77777777" w:rsidR="007335DC" w:rsidRDefault="007335DC" w:rsidP="007335DC">
      <w:pPr>
        <w:pStyle w:val="NoSpacing"/>
      </w:pPr>
      <w:r>
        <w:lastRenderedPageBreak/>
        <w:t>/*--------------------------------*- C++ -*----------------------------------*\</w:t>
      </w:r>
    </w:p>
    <w:p w14:paraId="71560BB8" w14:textId="77777777" w:rsidR="007335DC" w:rsidRDefault="007335DC" w:rsidP="007335DC">
      <w:pPr>
        <w:pStyle w:val="NoSpacing"/>
      </w:pPr>
      <w:r>
        <w:t xml:space="preserve">  =========                 |</w:t>
      </w:r>
    </w:p>
    <w:p w14:paraId="0D0C986B" w14:textId="77777777" w:rsidR="007335DC" w:rsidRDefault="007335DC" w:rsidP="007335DC">
      <w:pPr>
        <w:pStyle w:val="NoSpacing"/>
      </w:pPr>
      <w:r>
        <w:t xml:space="preserve">  \\      /  F ield         | OpenFOAM: The Open Source CFD Toolbox</w:t>
      </w:r>
    </w:p>
    <w:p w14:paraId="373FFD0A" w14:textId="77777777" w:rsidR="007335DC" w:rsidRDefault="007335DC" w:rsidP="007335DC">
      <w:pPr>
        <w:pStyle w:val="NoSpacing"/>
      </w:pPr>
      <w:r>
        <w:t xml:space="preserve">   \\    /   O peration     | Website:  https://openfoam.org</w:t>
      </w:r>
    </w:p>
    <w:p w14:paraId="2CDB3D01" w14:textId="77777777" w:rsidR="007335DC" w:rsidRDefault="007335DC" w:rsidP="007335DC">
      <w:pPr>
        <w:pStyle w:val="NoSpacing"/>
      </w:pPr>
      <w:r>
        <w:t xml:space="preserve">    \\  /    A nd           | Version:  7</w:t>
      </w:r>
    </w:p>
    <w:p w14:paraId="71C01711" w14:textId="77777777" w:rsidR="007335DC" w:rsidRDefault="007335DC" w:rsidP="007335DC">
      <w:pPr>
        <w:pStyle w:val="NoSpacing"/>
      </w:pPr>
      <w:r>
        <w:t xml:space="preserve">     \\/     M anipulation  |</w:t>
      </w:r>
    </w:p>
    <w:p w14:paraId="7141E0DB" w14:textId="77777777" w:rsidR="007335DC" w:rsidRDefault="007335DC" w:rsidP="007335DC">
      <w:pPr>
        <w:pStyle w:val="NoSpacing"/>
      </w:pPr>
      <w:r>
        <w:t>\*---------------------------------------------------------------------------*/</w:t>
      </w:r>
    </w:p>
    <w:p w14:paraId="075C312A" w14:textId="77777777" w:rsidR="007335DC" w:rsidRDefault="007335DC" w:rsidP="007335DC">
      <w:pPr>
        <w:pStyle w:val="NoSpacing"/>
      </w:pPr>
      <w:r>
        <w:t>FoamFile</w:t>
      </w:r>
    </w:p>
    <w:p w14:paraId="76D6D89E" w14:textId="77777777" w:rsidR="007335DC" w:rsidRDefault="007335DC" w:rsidP="007335DC">
      <w:pPr>
        <w:pStyle w:val="NoSpacing"/>
      </w:pPr>
      <w:r>
        <w:t>{</w:t>
      </w:r>
    </w:p>
    <w:p w14:paraId="2B4126BA" w14:textId="77777777" w:rsidR="007335DC" w:rsidRDefault="007335DC" w:rsidP="007335DC">
      <w:pPr>
        <w:pStyle w:val="NoSpacing"/>
      </w:pPr>
      <w:r>
        <w:t xml:space="preserve">    version     2.0;</w:t>
      </w:r>
    </w:p>
    <w:p w14:paraId="7D7774D3" w14:textId="77777777" w:rsidR="007335DC" w:rsidRDefault="007335DC" w:rsidP="007335DC">
      <w:pPr>
        <w:pStyle w:val="NoSpacing"/>
      </w:pPr>
      <w:r>
        <w:t xml:space="preserve">    format      ascii;</w:t>
      </w:r>
    </w:p>
    <w:p w14:paraId="6AC9B8E3" w14:textId="77777777" w:rsidR="007335DC" w:rsidRDefault="007335DC" w:rsidP="007335DC">
      <w:pPr>
        <w:pStyle w:val="NoSpacing"/>
      </w:pPr>
      <w:r>
        <w:t xml:space="preserve">    class       dictionary;</w:t>
      </w:r>
    </w:p>
    <w:p w14:paraId="57C6CE94" w14:textId="77777777" w:rsidR="007335DC" w:rsidRPr="007335DC" w:rsidRDefault="007335DC" w:rsidP="007335DC">
      <w:pPr>
        <w:pStyle w:val="NoSpacing"/>
        <w:rPr>
          <w:b/>
          <w:bCs/>
        </w:rPr>
      </w:pPr>
      <w:r>
        <w:t xml:space="preserve">    </w:t>
      </w:r>
      <w:r w:rsidRPr="007335DC">
        <w:rPr>
          <w:b/>
          <w:bCs/>
        </w:rPr>
        <w:t>object      fvSolution;</w:t>
      </w:r>
    </w:p>
    <w:p w14:paraId="00EFF62F" w14:textId="77777777" w:rsidR="007335DC" w:rsidRDefault="007335DC" w:rsidP="007335DC">
      <w:pPr>
        <w:pStyle w:val="NoSpacing"/>
      </w:pPr>
      <w:r>
        <w:t>}</w:t>
      </w:r>
    </w:p>
    <w:p w14:paraId="10C42A91" w14:textId="77777777" w:rsidR="007335DC" w:rsidRDefault="007335DC" w:rsidP="007335DC">
      <w:pPr>
        <w:pStyle w:val="NoSpacing"/>
      </w:pPr>
      <w:r>
        <w:t>// * * * * * * * * * * * * * * * * * * * * * * * * * * * * * * * * * * * * * //</w:t>
      </w:r>
    </w:p>
    <w:p w14:paraId="50A1A6B6" w14:textId="77777777" w:rsidR="007335DC" w:rsidRDefault="007335DC" w:rsidP="007335DC">
      <w:pPr>
        <w:pStyle w:val="NoSpacing"/>
      </w:pPr>
    </w:p>
    <w:p w14:paraId="648575A2" w14:textId="77777777" w:rsidR="007335DC" w:rsidRDefault="007335DC" w:rsidP="007335DC">
      <w:pPr>
        <w:pStyle w:val="NoSpacing"/>
      </w:pPr>
      <w:r>
        <w:t>solvers</w:t>
      </w:r>
    </w:p>
    <w:p w14:paraId="6EFEC461" w14:textId="77777777" w:rsidR="007335DC" w:rsidRDefault="007335DC" w:rsidP="007335DC">
      <w:pPr>
        <w:pStyle w:val="NoSpacing"/>
      </w:pPr>
      <w:r>
        <w:t>{</w:t>
      </w:r>
    </w:p>
    <w:p w14:paraId="3EC0B918" w14:textId="77777777" w:rsidR="007335DC" w:rsidRDefault="007335DC" w:rsidP="007335DC">
      <w:pPr>
        <w:pStyle w:val="NoSpacing"/>
      </w:pPr>
      <w:r>
        <w:t xml:space="preserve">    p</w:t>
      </w:r>
    </w:p>
    <w:p w14:paraId="0289B14D" w14:textId="77777777" w:rsidR="007335DC" w:rsidRDefault="007335DC" w:rsidP="007335DC">
      <w:pPr>
        <w:pStyle w:val="NoSpacing"/>
      </w:pPr>
      <w:r>
        <w:t xml:space="preserve">    {</w:t>
      </w:r>
    </w:p>
    <w:p w14:paraId="776399CE" w14:textId="77777777" w:rsidR="007335DC" w:rsidRDefault="007335DC" w:rsidP="007335DC">
      <w:pPr>
        <w:pStyle w:val="NoSpacing"/>
      </w:pPr>
      <w:r>
        <w:t xml:space="preserve">        solver          GAMG;</w:t>
      </w:r>
    </w:p>
    <w:p w14:paraId="431074F1" w14:textId="77777777" w:rsidR="007335DC" w:rsidRDefault="007335DC" w:rsidP="007335DC">
      <w:pPr>
        <w:pStyle w:val="NoSpacing"/>
      </w:pPr>
      <w:r>
        <w:t xml:space="preserve">        smoother        GaussSeidel;</w:t>
      </w:r>
    </w:p>
    <w:p w14:paraId="69630AC1" w14:textId="77777777" w:rsidR="007335DC" w:rsidRDefault="007335DC" w:rsidP="007335DC">
      <w:pPr>
        <w:pStyle w:val="NoSpacing"/>
      </w:pPr>
      <w:r>
        <w:t xml:space="preserve">        tolerance       1e-6;</w:t>
      </w:r>
    </w:p>
    <w:p w14:paraId="17A079B7" w14:textId="77777777" w:rsidR="007335DC" w:rsidRDefault="007335DC" w:rsidP="007335DC">
      <w:pPr>
        <w:pStyle w:val="NoSpacing"/>
      </w:pPr>
      <w:r>
        <w:t xml:space="preserve">        relTol          0.01;</w:t>
      </w:r>
    </w:p>
    <w:p w14:paraId="026A0EAB" w14:textId="77777777" w:rsidR="007335DC" w:rsidRDefault="007335DC" w:rsidP="007335DC">
      <w:pPr>
        <w:pStyle w:val="NoSpacing"/>
      </w:pPr>
      <w:r>
        <w:t xml:space="preserve">    }</w:t>
      </w:r>
    </w:p>
    <w:p w14:paraId="39C1578A" w14:textId="77777777" w:rsidR="007335DC" w:rsidRDefault="007335DC" w:rsidP="007335DC">
      <w:pPr>
        <w:pStyle w:val="NoSpacing"/>
      </w:pPr>
    </w:p>
    <w:p w14:paraId="4948236C" w14:textId="77777777" w:rsidR="007335DC" w:rsidRDefault="007335DC" w:rsidP="007335DC">
      <w:pPr>
        <w:pStyle w:val="NoSpacing"/>
      </w:pPr>
      <w:r>
        <w:t xml:space="preserve">    "(U|k|omega|e)"</w:t>
      </w:r>
    </w:p>
    <w:p w14:paraId="6F83D25A" w14:textId="77777777" w:rsidR="007335DC" w:rsidRDefault="007335DC" w:rsidP="007335DC">
      <w:pPr>
        <w:pStyle w:val="NoSpacing"/>
      </w:pPr>
      <w:r>
        <w:t xml:space="preserve">    {</w:t>
      </w:r>
    </w:p>
    <w:p w14:paraId="2F29CB05" w14:textId="77777777" w:rsidR="007335DC" w:rsidRDefault="007335DC" w:rsidP="007335DC">
      <w:pPr>
        <w:pStyle w:val="NoSpacing"/>
      </w:pPr>
      <w:r>
        <w:t xml:space="preserve">        solver          PBiCGStab;</w:t>
      </w:r>
    </w:p>
    <w:p w14:paraId="715E5043" w14:textId="77777777" w:rsidR="007335DC" w:rsidRDefault="007335DC" w:rsidP="007335DC">
      <w:pPr>
        <w:pStyle w:val="NoSpacing"/>
      </w:pPr>
      <w:r>
        <w:t xml:space="preserve">        preconditioner  DILU;</w:t>
      </w:r>
    </w:p>
    <w:p w14:paraId="4A3A0530" w14:textId="77777777" w:rsidR="007335DC" w:rsidRDefault="007335DC" w:rsidP="007335DC">
      <w:pPr>
        <w:pStyle w:val="NoSpacing"/>
      </w:pPr>
      <w:r>
        <w:t xml:space="preserve">        tolerance       1e-6;</w:t>
      </w:r>
    </w:p>
    <w:p w14:paraId="2EE5DD2D" w14:textId="77777777" w:rsidR="007335DC" w:rsidRDefault="007335DC" w:rsidP="007335DC">
      <w:pPr>
        <w:pStyle w:val="NoSpacing"/>
      </w:pPr>
      <w:r>
        <w:t xml:space="preserve">        relTol          0.1;</w:t>
      </w:r>
    </w:p>
    <w:p w14:paraId="4362DFEA" w14:textId="77777777" w:rsidR="007335DC" w:rsidRDefault="007335DC" w:rsidP="007335DC">
      <w:pPr>
        <w:pStyle w:val="NoSpacing"/>
      </w:pPr>
      <w:r>
        <w:t xml:space="preserve">    }</w:t>
      </w:r>
    </w:p>
    <w:p w14:paraId="4334E24F" w14:textId="77777777" w:rsidR="007335DC" w:rsidRDefault="007335DC" w:rsidP="007335DC">
      <w:pPr>
        <w:pStyle w:val="NoSpacing"/>
      </w:pPr>
      <w:r>
        <w:t>}</w:t>
      </w:r>
    </w:p>
    <w:p w14:paraId="5EDAC36B" w14:textId="77777777" w:rsidR="007335DC" w:rsidRDefault="007335DC" w:rsidP="007335DC">
      <w:pPr>
        <w:pStyle w:val="NoSpacing"/>
      </w:pPr>
    </w:p>
    <w:p w14:paraId="0987CE18" w14:textId="77777777" w:rsidR="007335DC" w:rsidRDefault="007335DC" w:rsidP="007335DC">
      <w:pPr>
        <w:pStyle w:val="NoSpacing"/>
      </w:pPr>
      <w:r>
        <w:t>SIMPLE</w:t>
      </w:r>
    </w:p>
    <w:p w14:paraId="39FA299D" w14:textId="77777777" w:rsidR="007335DC" w:rsidRDefault="007335DC" w:rsidP="007335DC">
      <w:pPr>
        <w:pStyle w:val="NoSpacing"/>
      </w:pPr>
      <w:r>
        <w:t>{</w:t>
      </w:r>
    </w:p>
    <w:p w14:paraId="4D1B3D08" w14:textId="77777777" w:rsidR="007335DC" w:rsidRDefault="007335DC" w:rsidP="007335DC">
      <w:pPr>
        <w:pStyle w:val="NoSpacing"/>
      </w:pPr>
      <w:r>
        <w:t xml:space="preserve">    residualControl</w:t>
      </w:r>
    </w:p>
    <w:p w14:paraId="2901434F" w14:textId="77777777" w:rsidR="007335DC" w:rsidRDefault="007335DC" w:rsidP="007335DC">
      <w:pPr>
        <w:pStyle w:val="NoSpacing"/>
      </w:pPr>
      <w:r>
        <w:t xml:space="preserve">    {</w:t>
      </w:r>
    </w:p>
    <w:p w14:paraId="307FFAA7" w14:textId="77777777" w:rsidR="007335DC" w:rsidRDefault="007335DC" w:rsidP="007335DC">
      <w:pPr>
        <w:pStyle w:val="NoSpacing"/>
      </w:pPr>
      <w:r>
        <w:t xml:space="preserve">        p               1e-4;</w:t>
      </w:r>
    </w:p>
    <w:p w14:paraId="38BFA10D" w14:textId="77777777" w:rsidR="007335DC" w:rsidRDefault="007335DC" w:rsidP="007335DC">
      <w:pPr>
        <w:pStyle w:val="NoSpacing"/>
      </w:pPr>
      <w:r>
        <w:t xml:space="preserve">        U               1e-4;</w:t>
      </w:r>
    </w:p>
    <w:p w14:paraId="2A923508" w14:textId="77777777" w:rsidR="007335DC" w:rsidRDefault="007335DC" w:rsidP="007335DC">
      <w:pPr>
        <w:pStyle w:val="NoSpacing"/>
      </w:pPr>
      <w:r>
        <w:t xml:space="preserve">        "(k|omega|e)"   1e-4;</w:t>
      </w:r>
    </w:p>
    <w:p w14:paraId="46094E6B" w14:textId="77777777" w:rsidR="007335DC" w:rsidRDefault="007335DC" w:rsidP="007335DC">
      <w:pPr>
        <w:pStyle w:val="NoSpacing"/>
      </w:pPr>
      <w:r>
        <w:t xml:space="preserve">    }</w:t>
      </w:r>
    </w:p>
    <w:p w14:paraId="6E1248E4" w14:textId="77777777" w:rsidR="007335DC" w:rsidRDefault="007335DC" w:rsidP="007335DC">
      <w:pPr>
        <w:pStyle w:val="NoSpacing"/>
      </w:pPr>
    </w:p>
    <w:p w14:paraId="4E8353DB" w14:textId="77777777" w:rsidR="007335DC" w:rsidRDefault="007335DC" w:rsidP="007335DC">
      <w:pPr>
        <w:pStyle w:val="NoSpacing"/>
      </w:pPr>
      <w:r>
        <w:t xml:space="preserve">    nNonOrthogonalCorrectors 0;</w:t>
      </w:r>
    </w:p>
    <w:p w14:paraId="1F34CA4F" w14:textId="77777777" w:rsidR="007335DC" w:rsidRDefault="007335DC" w:rsidP="007335DC">
      <w:pPr>
        <w:pStyle w:val="NoSpacing"/>
      </w:pPr>
      <w:r>
        <w:t xml:space="preserve">    pMinFactor      0.1;</w:t>
      </w:r>
    </w:p>
    <w:p w14:paraId="4741F2B2" w14:textId="77777777" w:rsidR="007335DC" w:rsidRDefault="007335DC" w:rsidP="007335DC">
      <w:pPr>
        <w:pStyle w:val="NoSpacing"/>
      </w:pPr>
      <w:r>
        <w:lastRenderedPageBreak/>
        <w:t xml:space="preserve">    pMaxFactor      2;</w:t>
      </w:r>
    </w:p>
    <w:p w14:paraId="480860C5" w14:textId="77777777" w:rsidR="007335DC" w:rsidRDefault="007335DC" w:rsidP="007335DC">
      <w:pPr>
        <w:pStyle w:val="NoSpacing"/>
      </w:pPr>
      <w:r>
        <w:t>}</w:t>
      </w:r>
    </w:p>
    <w:p w14:paraId="047531B3" w14:textId="77777777" w:rsidR="007335DC" w:rsidRDefault="007335DC" w:rsidP="007335DC">
      <w:pPr>
        <w:pStyle w:val="NoSpacing"/>
      </w:pPr>
    </w:p>
    <w:p w14:paraId="1F00421F" w14:textId="77777777" w:rsidR="007335DC" w:rsidRDefault="007335DC" w:rsidP="007335DC">
      <w:pPr>
        <w:pStyle w:val="NoSpacing"/>
      </w:pPr>
      <w:r>
        <w:t>relaxationFactors</w:t>
      </w:r>
    </w:p>
    <w:p w14:paraId="67F56B89" w14:textId="77777777" w:rsidR="007335DC" w:rsidRDefault="007335DC" w:rsidP="007335DC">
      <w:pPr>
        <w:pStyle w:val="NoSpacing"/>
      </w:pPr>
      <w:r>
        <w:t>{</w:t>
      </w:r>
    </w:p>
    <w:p w14:paraId="4D2B6386" w14:textId="77777777" w:rsidR="007335DC" w:rsidRDefault="007335DC" w:rsidP="007335DC">
      <w:pPr>
        <w:pStyle w:val="NoSpacing"/>
      </w:pPr>
      <w:r>
        <w:t xml:space="preserve">    fields</w:t>
      </w:r>
    </w:p>
    <w:p w14:paraId="1495F615" w14:textId="77777777" w:rsidR="007335DC" w:rsidRDefault="007335DC" w:rsidP="007335DC">
      <w:pPr>
        <w:pStyle w:val="NoSpacing"/>
      </w:pPr>
      <w:r>
        <w:t xml:space="preserve">    {</w:t>
      </w:r>
    </w:p>
    <w:p w14:paraId="580E3468" w14:textId="77777777" w:rsidR="007335DC" w:rsidRDefault="007335DC" w:rsidP="007335DC">
      <w:pPr>
        <w:pStyle w:val="NoSpacing"/>
      </w:pPr>
      <w:r>
        <w:t xml:space="preserve">        p               0.7;</w:t>
      </w:r>
    </w:p>
    <w:p w14:paraId="33FD5D23" w14:textId="77777777" w:rsidR="007335DC" w:rsidRDefault="007335DC" w:rsidP="007335DC">
      <w:pPr>
        <w:pStyle w:val="NoSpacing"/>
      </w:pPr>
      <w:r>
        <w:t xml:space="preserve">        rho             0.01;</w:t>
      </w:r>
    </w:p>
    <w:p w14:paraId="19EADC03" w14:textId="77777777" w:rsidR="007335DC" w:rsidRDefault="007335DC" w:rsidP="007335DC">
      <w:pPr>
        <w:pStyle w:val="NoSpacing"/>
      </w:pPr>
      <w:r>
        <w:t xml:space="preserve">    }</w:t>
      </w:r>
    </w:p>
    <w:p w14:paraId="62071FD3" w14:textId="77777777" w:rsidR="007335DC" w:rsidRDefault="007335DC" w:rsidP="007335DC">
      <w:pPr>
        <w:pStyle w:val="NoSpacing"/>
      </w:pPr>
      <w:r>
        <w:t xml:space="preserve">    equations</w:t>
      </w:r>
    </w:p>
    <w:p w14:paraId="465CDF75" w14:textId="77777777" w:rsidR="007335DC" w:rsidRDefault="007335DC" w:rsidP="007335DC">
      <w:pPr>
        <w:pStyle w:val="NoSpacing"/>
      </w:pPr>
      <w:r>
        <w:t xml:space="preserve">    {</w:t>
      </w:r>
    </w:p>
    <w:p w14:paraId="73F5645E" w14:textId="77777777" w:rsidR="007335DC" w:rsidRDefault="007335DC" w:rsidP="007335DC">
      <w:pPr>
        <w:pStyle w:val="NoSpacing"/>
      </w:pPr>
      <w:r>
        <w:t xml:space="preserve">        U               0.3;</w:t>
      </w:r>
    </w:p>
    <w:p w14:paraId="28185453" w14:textId="77777777" w:rsidR="007335DC" w:rsidRDefault="007335DC" w:rsidP="007335DC">
      <w:pPr>
        <w:pStyle w:val="NoSpacing"/>
      </w:pPr>
      <w:r>
        <w:t xml:space="preserve">        e               0.7;</w:t>
      </w:r>
    </w:p>
    <w:p w14:paraId="4867B677" w14:textId="77777777" w:rsidR="007335DC" w:rsidRDefault="007335DC" w:rsidP="007335DC">
      <w:pPr>
        <w:pStyle w:val="NoSpacing"/>
      </w:pPr>
      <w:r>
        <w:t xml:space="preserve">        "(k|omega)"     0.7;</w:t>
      </w:r>
    </w:p>
    <w:p w14:paraId="4DCFC38E" w14:textId="77777777" w:rsidR="007335DC" w:rsidRDefault="007335DC" w:rsidP="007335DC">
      <w:pPr>
        <w:pStyle w:val="NoSpacing"/>
      </w:pPr>
      <w:r>
        <w:t xml:space="preserve">    }</w:t>
      </w:r>
    </w:p>
    <w:p w14:paraId="368DEDA3" w14:textId="77777777" w:rsidR="007335DC" w:rsidRDefault="007335DC" w:rsidP="007335DC">
      <w:pPr>
        <w:pStyle w:val="NoSpacing"/>
      </w:pPr>
      <w:r>
        <w:t>}</w:t>
      </w:r>
    </w:p>
    <w:p w14:paraId="7DE251E4" w14:textId="77777777" w:rsidR="007335DC" w:rsidRDefault="007335DC" w:rsidP="007335DC">
      <w:pPr>
        <w:pStyle w:val="NoSpacing"/>
      </w:pPr>
    </w:p>
    <w:p w14:paraId="0CB33F2F" w14:textId="5D14A526" w:rsidR="00D431B9" w:rsidRDefault="007335DC" w:rsidP="007335DC">
      <w:pPr>
        <w:pStyle w:val="NoSpacing"/>
      </w:pPr>
      <w:r>
        <w:t>// *********************************************************************** //</w:t>
      </w:r>
    </w:p>
    <w:p w14:paraId="7C107EBD" w14:textId="329AD084" w:rsidR="007335DC" w:rsidRDefault="007335DC" w:rsidP="007335DC">
      <w:pPr>
        <w:pStyle w:val="NoSpacing"/>
      </w:pPr>
      <w:r>
        <w:br w:type="page"/>
      </w:r>
    </w:p>
    <w:p w14:paraId="1448BBDC" w14:textId="77777777" w:rsidR="00B6526E" w:rsidRDefault="00B6526E" w:rsidP="00B6526E">
      <w:pPr>
        <w:pStyle w:val="NoSpacing"/>
      </w:pPr>
      <w:r>
        <w:lastRenderedPageBreak/>
        <w:t>/*--------------------------------*- C++ -*----------------------------------*\</w:t>
      </w:r>
    </w:p>
    <w:p w14:paraId="455BA869" w14:textId="77777777" w:rsidR="00B6526E" w:rsidRDefault="00B6526E" w:rsidP="00B6526E">
      <w:pPr>
        <w:pStyle w:val="NoSpacing"/>
      </w:pPr>
      <w:r>
        <w:t xml:space="preserve">  =========                 |</w:t>
      </w:r>
    </w:p>
    <w:p w14:paraId="6858948A" w14:textId="77777777" w:rsidR="00B6526E" w:rsidRDefault="00B6526E" w:rsidP="00B6526E">
      <w:pPr>
        <w:pStyle w:val="NoSpacing"/>
      </w:pPr>
      <w:r>
        <w:t xml:space="preserve">  \\      /  F ield         | OpenFOAM: The Open Source CFD Toolbox</w:t>
      </w:r>
    </w:p>
    <w:p w14:paraId="29476E84" w14:textId="77777777" w:rsidR="00B6526E" w:rsidRDefault="00B6526E" w:rsidP="00B6526E">
      <w:pPr>
        <w:pStyle w:val="NoSpacing"/>
      </w:pPr>
      <w:r>
        <w:t xml:space="preserve">   \\    /   O peration     | Website:  https://openfoam.org</w:t>
      </w:r>
    </w:p>
    <w:p w14:paraId="34678583" w14:textId="77777777" w:rsidR="00B6526E" w:rsidRDefault="00B6526E" w:rsidP="00B6526E">
      <w:pPr>
        <w:pStyle w:val="NoSpacing"/>
      </w:pPr>
      <w:r>
        <w:t xml:space="preserve">    \\  /    A nd           | Version:  7</w:t>
      </w:r>
    </w:p>
    <w:p w14:paraId="0279B7FA" w14:textId="77777777" w:rsidR="00B6526E" w:rsidRDefault="00B6526E" w:rsidP="00B6526E">
      <w:pPr>
        <w:pStyle w:val="NoSpacing"/>
      </w:pPr>
      <w:r>
        <w:t xml:space="preserve">     \\/     M anipulation  |</w:t>
      </w:r>
    </w:p>
    <w:p w14:paraId="1293ACF1" w14:textId="77777777" w:rsidR="00B6526E" w:rsidRDefault="00B6526E" w:rsidP="00B6526E">
      <w:pPr>
        <w:pStyle w:val="NoSpacing"/>
      </w:pPr>
      <w:r>
        <w:t>\*---------------------------------------------------------------------------*/</w:t>
      </w:r>
    </w:p>
    <w:p w14:paraId="465E5918" w14:textId="77777777" w:rsidR="00B6526E" w:rsidRDefault="00B6526E" w:rsidP="00B6526E">
      <w:pPr>
        <w:pStyle w:val="NoSpacing"/>
      </w:pPr>
      <w:r>
        <w:t>FoamFile</w:t>
      </w:r>
    </w:p>
    <w:p w14:paraId="2C8CB966" w14:textId="77777777" w:rsidR="00B6526E" w:rsidRDefault="00B6526E" w:rsidP="00B6526E">
      <w:pPr>
        <w:pStyle w:val="NoSpacing"/>
      </w:pPr>
      <w:r>
        <w:t>{</w:t>
      </w:r>
    </w:p>
    <w:p w14:paraId="2DB14311" w14:textId="77777777" w:rsidR="00B6526E" w:rsidRDefault="00B6526E" w:rsidP="00B6526E">
      <w:pPr>
        <w:pStyle w:val="NoSpacing"/>
      </w:pPr>
      <w:r>
        <w:t xml:space="preserve">    version     2.0;</w:t>
      </w:r>
    </w:p>
    <w:p w14:paraId="0466A1D2" w14:textId="77777777" w:rsidR="00B6526E" w:rsidRDefault="00B6526E" w:rsidP="00B6526E">
      <w:pPr>
        <w:pStyle w:val="NoSpacing"/>
      </w:pPr>
      <w:r>
        <w:t xml:space="preserve">    format      ascii;</w:t>
      </w:r>
    </w:p>
    <w:p w14:paraId="705AA311" w14:textId="77777777" w:rsidR="00B6526E" w:rsidRDefault="00B6526E" w:rsidP="00B6526E">
      <w:pPr>
        <w:pStyle w:val="NoSpacing"/>
      </w:pPr>
      <w:r>
        <w:t xml:space="preserve">    class       dictionary;</w:t>
      </w:r>
    </w:p>
    <w:p w14:paraId="602EC2B4" w14:textId="77777777" w:rsidR="00B6526E" w:rsidRPr="00B6526E" w:rsidRDefault="00B6526E" w:rsidP="00B6526E">
      <w:pPr>
        <w:pStyle w:val="NoSpacing"/>
        <w:rPr>
          <w:b/>
          <w:bCs/>
        </w:rPr>
      </w:pPr>
      <w:r>
        <w:t xml:space="preserve">    </w:t>
      </w:r>
      <w:r w:rsidRPr="00B6526E">
        <w:rPr>
          <w:b/>
          <w:bCs/>
        </w:rPr>
        <w:t>object      fvSchemes;</w:t>
      </w:r>
    </w:p>
    <w:p w14:paraId="7CF05338" w14:textId="77777777" w:rsidR="00B6526E" w:rsidRDefault="00B6526E" w:rsidP="00B6526E">
      <w:pPr>
        <w:pStyle w:val="NoSpacing"/>
      </w:pPr>
      <w:r>
        <w:t>}</w:t>
      </w:r>
    </w:p>
    <w:p w14:paraId="2AB597C3" w14:textId="77777777" w:rsidR="00B6526E" w:rsidRDefault="00B6526E" w:rsidP="00B6526E">
      <w:pPr>
        <w:pStyle w:val="NoSpacing"/>
      </w:pPr>
      <w:r>
        <w:t>// * * * * * * * * * * * * * * * * * * * * * * * * * * * * * * * * * * * * * //</w:t>
      </w:r>
    </w:p>
    <w:p w14:paraId="138BD69B" w14:textId="77777777" w:rsidR="00B6526E" w:rsidRDefault="00B6526E" w:rsidP="00B6526E">
      <w:pPr>
        <w:pStyle w:val="NoSpacing"/>
      </w:pPr>
    </w:p>
    <w:p w14:paraId="76B4A5B6" w14:textId="77777777" w:rsidR="00B6526E" w:rsidRDefault="00B6526E" w:rsidP="00B6526E">
      <w:pPr>
        <w:pStyle w:val="NoSpacing"/>
      </w:pPr>
      <w:r>
        <w:t>ddtSchemes</w:t>
      </w:r>
    </w:p>
    <w:p w14:paraId="0B463A2C" w14:textId="77777777" w:rsidR="00B6526E" w:rsidRDefault="00B6526E" w:rsidP="00B6526E">
      <w:pPr>
        <w:pStyle w:val="NoSpacing"/>
      </w:pPr>
      <w:r>
        <w:t>{</w:t>
      </w:r>
    </w:p>
    <w:p w14:paraId="203251A0" w14:textId="77777777" w:rsidR="00B6526E" w:rsidRDefault="00B6526E" w:rsidP="00B6526E">
      <w:pPr>
        <w:pStyle w:val="NoSpacing"/>
      </w:pPr>
      <w:r>
        <w:t xml:space="preserve">    default         steadyState;</w:t>
      </w:r>
    </w:p>
    <w:p w14:paraId="45721DF9" w14:textId="77777777" w:rsidR="00B6526E" w:rsidRDefault="00B6526E" w:rsidP="00B6526E">
      <w:pPr>
        <w:pStyle w:val="NoSpacing"/>
      </w:pPr>
      <w:r>
        <w:t>}</w:t>
      </w:r>
    </w:p>
    <w:p w14:paraId="45F4B1CC" w14:textId="77777777" w:rsidR="00B6526E" w:rsidRDefault="00B6526E" w:rsidP="00B6526E">
      <w:pPr>
        <w:pStyle w:val="NoSpacing"/>
      </w:pPr>
    </w:p>
    <w:p w14:paraId="5755BEDE" w14:textId="77777777" w:rsidR="00B6526E" w:rsidRDefault="00B6526E" w:rsidP="00B6526E">
      <w:pPr>
        <w:pStyle w:val="NoSpacing"/>
      </w:pPr>
      <w:r>
        <w:t>gradSchemes</w:t>
      </w:r>
    </w:p>
    <w:p w14:paraId="0F8829BC" w14:textId="77777777" w:rsidR="00B6526E" w:rsidRDefault="00B6526E" w:rsidP="00B6526E">
      <w:pPr>
        <w:pStyle w:val="NoSpacing"/>
      </w:pPr>
      <w:r>
        <w:t>{</w:t>
      </w:r>
    </w:p>
    <w:p w14:paraId="75B5D807" w14:textId="77777777" w:rsidR="00B6526E" w:rsidRDefault="00B6526E" w:rsidP="00B6526E">
      <w:pPr>
        <w:pStyle w:val="NoSpacing"/>
      </w:pPr>
      <w:r>
        <w:t xml:space="preserve">    default         Gauss linear;</w:t>
      </w:r>
    </w:p>
    <w:p w14:paraId="5C2D705D" w14:textId="77777777" w:rsidR="00B6526E" w:rsidRDefault="00B6526E" w:rsidP="00B6526E">
      <w:pPr>
        <w:pStyle w:val="NoSpacing"/>
      </w:pPr>
    </w:p>
    <w:p w14:paraId="563C884F" w14:textId="77777777" w:rsidR="00B6526E" w:rsidRDefault="00B6526E" w:rsidP="00B6526E">
      <w:pPr>
        <w:pStyle w:val="NoSpacing"/>
      </w:pPr>
      <w:r>
        <w:t xml:space="preserve">    limited         cellLimited Gauss linear 1;</w:t>
      </w:r>
    </w:p>
    <w:p w14:paraId="6B462772" w14:textId="77777777" w:rsidR="00B6526E" w:rsidRDefault="00B6526E" w:rsidP="00B6526E">
      <w:pPr>
        <w:pStyle w:val="NoSpacing"/>
      </w:pPr>
      <w:r>
        <w:t xml:space="preserve">    grad(U)         $limited;</w:t>
      </w:r>
    </w:p>
    <w:p w14:paraId="7D643E11" w14:textId="77777777" w:rsidR="00B6526E" w:rsidRDefault="00B6526E" w:rsidP="00B6526E">
      <w:pPr>
        <w:pStyle w:val="NoSpacing"/>
      </w:pPr>
      <w:r>
        <w:t xml:space="preserve">    grad(k)         $limited;</w:t>
      </w:r>
    </w:p>
    <w:p w14:paraId="09AE038C" w14:textId="77777777" w:rsidR="00B6526E" w:rsidRDefault="00B6526E" w:rsidP="00B6526E">
      <w:pPr>
        <w:pStyle w:val="NoSpacing"/>
      </w:pPr>
      <w:r>
        <w:t xml:space="preserve">    grad(omega)     $limited;</w:t>
      </w:r>
    </w:p>
    <w:p w14:paraId="73CABE97" w14:textId="77777777" w:rsidR="00B6526E" w:rsidRDefault="00B6526E" w:rsidP="00B6526E">
      <w:pPr>
        <w:pStyle w:val="NoSpacing"/>
      </w:pPr>
      <w:r>
        <w:t>}</w:t>
      </w:r>
    </w:p>
    <w:p w14:paraId="43FE918E" w14:textId="77777777" w:rsidR="00B6526E" w:rsidRDefault="00B6526E" w:rsidP="00B6526E">
      <w:pPr>
        <w:pStyle w:val="NoSpacing"/>
      </w:pPr>
    </w:p>
    <w:p w14:paraId="1822C13E" w14:textId="77777777" w:rsidR="00B6526E" w:rsidRDefault="00B6526E" w:rsidP="00B6526E">
      <w:pPr>
        <w:pStyle w:val="NoSpacing"/>
      </w:pPr>
      <w:r>
        <w:t>divSchemes</w:t>
      </w:r>
    </w:p>
    <w:p w14:paraId="085C1409" w14:textId="77777777" w:rsidR="00B6526E" w:rsidRDefault="00B6526E" w:rsidP="00B6526E">
      <w:pPr>
        <w:pStyle w:val="NoSpacing"/>
      </w:pPr>
      <w:r>
        <w:t>{</w:t>
      </w:r>
    </w:p>
    <w:p w14:paraId="4F794CB3" w14:textId="77777777" w:rsidR="00B6526E" w:rsidRDefault="00B6526E" w:rsidP="00B6526E">
      <w:pPr>
        <w:pStyle w:val="NoSpacing"/>
      </w:pPr>
      <w:r>
        <w:t xml:space="preserve">    default         none;</w:t>
      </w:r>
    </w:p>
    <w:p w14:paraId="7B80480A" w14:textId="77777777" w:rsidR="00B6526E" w:rsidRDefault="00B6526E" w:rsidP="00B6526E">
      <w:pPr>
        <w:pStyle w:val="NoSpacing"/>
      </w:pPr>
    </w:p>
    <w:p w14:paraId="03589FBF" w14:textId="77777777" w:rsidR="00B6526E" w:rsidRDefault="00B6526E" w:rsidP="00B6526E">
      <w:pPr>
        <w:pStyle w:val="NoSpacing"/>
      </w:pPr>
      <w:r>
        <w:t xml:space="preserve">    div(phi,U)      bounded Gauss linearUpwind limited;</w:t>
      </w:r>
    </w:p>
    <w:p w14:paraId="79F51C74" w14:textId="77777777" w:rsidR="00B6526E" w:rsidRDefault="00B6526E" w:rsidP="00B6526E">
      <w:pPr>
        <w:pStyle w:val="NoSpacing"/>
      </w:pPr>
    </w:p>
    <w:p w14:paraId="4B518593" w14:textId="77777777" w:rsidR="00B6526E" w:rsidRDefault="00B6526E" w:rsidP="00B6526E">
      <w:pPr>
        <w:pStyle w:val="NoSpacing"/>
      </w:pPr>
      <w:r>
        <w:t xml:space="preserve">    turbulence      bounded Gauss upwind;</w:t>
      </w:r>
    </w:p>
    <w:p w14:paraId="117E46ED" w14:textId="77777777" w:rsidR="00B6526E" w:rsidRDefault="00B6526E" w:rsidP="00B6526E">
      <w:pPr>
        <w:pStyle w:val="NoSpacing"/>
      </w:pPr>
      <w:r>
        <w:t xml:space="preserve">    energy          bounded Gauss linearUpwind limited;</w:t>
      </w:r>
    </w:p>
    <w:p w14:paraId="3473A281" w14:textId="77777777" w:rsidR="00B6526E" w:rsidRDefault="00B6526E" w:rsidP="00B6526E">
      <w:pPr>
        <w:pStyle w:val="NoSpacing"/>
      </w:pPr>
    </w:p>
    <w:p w14:paraId="532DEF60" w14:textId="77777777" w:rsidR="00B6526E" w:rsidRDefault="00B6526E" w:rsidP="00B6526E">
      <w:pPr>
        <w:pStyle w:val="NoSpacing"/>
      </w:pPr>
      <w:r>
        <w:t xml:space="preserve">    div(phi,k)      $turbulence;</w:t>
      </w:r>
    </w:p>
    <w:p w14:paraId="24451EC7" w14:textId="77777777" w:rsidR="00B6526E" w:rsidRDefault="00B6526E" w:rsidP="00B6526E">
      <w:pPr>
        <w:pStyle w:val="NoSpacing"/>
      </w:pPr>
      <w:r>
        <w:t xml:space="preserve">    div(phi,omega)  $turbulence;</w:t>
      </w:r>
    </w:p>
    <w:p w14:paraId="0ABA7729" w14:textId="77777777" w:rsidR="00B6526E" w:rsidRDefault="00B6526E" w:rsidP="00B6526E">
      <w:pPr>
        <w:pStyle w:val="NoSpacing"/>
      </w:pPr>
    </w:p>
    <w:p w14:paraId="2E7A2295" w14:textId="77777777" w:rsidR="00B6526E" w:rsidRDefault="00B6526E" w:rsidP="00B6526E">
      <w:pPr>
        <w:pStyle w:val="NoSpacing"/>
      </w:pPr>
      <w:r>
        <w:t xml:space="preserve">    div(phi,e)      $energy;</w:t>
      </w:r>
    </w:p>
    <w:p w14:paraId="1E8D7AEF" w14:textId="77777777" w:rsidR="00B6526E" w:rsidRDefault="00B6526E" w:rsidP="00B6526E">
      <w:pPr>
        <w:pStyle w:val="NoSpacing"/>
      </w:pPr>
      <w:r>
        <w:t xml:space="preserve">    div(phi,K)      $energy;</w:t>
      </w:r>
    </w:p>
    <w:p w14:paraId="34B1DD45" w14:textId="77777777" w:rsidR="00B6526E" w:rsidRDefault="00B6526E" w:rsidP="00B6526E">
      <w:pPr>
        <w:pStyle w:val="NoSpacing"/>
      </w:pPr>
      <w:r>
        <w:t xml:space="preserve">    div(phi,Ekp)    $energy;</w:t>
      </w:r>
    </w:p>
    <w:p w14:paraId="26826D9E" w14:textId="77777777" w:rsidR="00B6526E" w:rsidRDefault="00B6526E" w:rsidP="00B6526E">
      <w:pPr>
        <w:pStyle w:val="NoSpacing"/>
      </w:pPr>
    </w:p>
    <w:p w14:paraId="74B42029" w14:textId="77777777" w:rsidR="00B6526E" w:rsidRDefault="00B6526E" w:rsidP="00B6526E">
      <w:pPr>
        <w:pStyle w:val="NoSpacing"/>
      </w:pPr>
      <w:r>
        <w:t xml:space="preserve">    div(phid,p)     Gauss upwind;</w:t>
      </w:r>
    </w:p>
    <w:p w14:paraId="3D42B5F6" w14:textId="77777777" w:rsidR="00B6526E" w:rsidRDefault="00B6526E" w:rsidP="00B6526E">
      <w:pPr>
        <w:pStyle w:val="NoSpacing"/>
      </w:pPr>
      <w:r>
        <w:t xml:space="preserve">    div((phi|interpolate(rho)),p)  bounded Gauss upwind;</w:t>
      </w:r>
    </w:p>
    <w:p w14:paraId="434B7BF4" w14:textId="77777777" w:rsidR="00B6526E" w:rsidRDefault="00B6526E" w:rsidP="00B6526E">
      <w:pPr>
        <w:pStyle w:val="NoSpacing"/>
      </w:pPr>
    </w:p>
    <w:p w14:paraId="41DF1476" w14:textId="77777777" w:rsidR="00B6526E" w:rsidRDefault="00B6526E" w:rsidP="00B6526E">
      <w:pPr>
        <w:pStyle w:val="NoSpacing"/>
      </w:pPr>
      <w:r>
        <w:t xml:space="preserve">    div(((rho*nuEff)*dev2(T(grad(U)))))    Gauss linear;</w:t>
      </w:r>
    </w:p>
    <w:p w14:paraId="2620BE06" w14:textId="77777777" w:rsidR="00B6526E" w:rsidRDefault="00B6526E" w:rsidP="00B6526E">
      <w:pPr>
        <w:pStyle w:val="NoSpacing"/>
      </w:pPr>
      <w:r>
        <w:t>}</w:t>
      </w:r>
    </w:p>
    <w:p w14:paraId="5126A6C6" w14:textId="77777777" w:rsidR="00B6526E" w:rsidRDefault="00B6526E" w:rsidP="00B6526E">
      <w:pPr>
        <w:pStyle w:val="NoSpacing"/>
      </w:pPr>
    </w:p>
    <w:p w14:paraId="52D8D56B" w14:textId="77777777" w:rsidR="00B6526E" w:rsidRDefault="00B6526E" w:rsidP="00B6526E">
      <w:pPr>
        <w:pStyle w:val="NoSpacing"/>
      </w:pPr>
      <w:r>
        <w:t>laplacianSchemes</w:t>
      </w:r>
    </w:p>
    <w:p w14:paraId="63803B64" w14:textId="77777777" w:rsidR="00B6526E" w:rsidRDefault="00B6526E" w:rsidP="00B6526E">
      <w:pPr>
        <w:pStyle w:val="NoSpacing"/>
      </w:pPr>
      <w:r>
        <w:t>{</w:t>
      </w:r>
    </w:p>
    <w:p w14:paraId="49735D25" w14:textId="77777777" w:rsidR="00B6526E" w:rsidRDefault="00B6526E" w:rsidP="00B6526E">
      <w:pPr>
        <w:pStyle w:val="NoSpacing"/>
      </w:pPr>
      <w:r>
        <w:t xml:space="preserve">    default         Gauss linear corrected;</w:t>
      </w:r>
    </w:p>
    <w:p w14:paraId="69C92AE8" w14:textId="77777777" w:rsidR="00B6526E" w:rsidRDefault="00B6526E" w:rsidP="00B6526E">
      <w:pPr>
        <w:pStyle w:val="NoSpacing"/>
      </w:pPr>
      <w:r>
        <w:t>}</w:t>
      </w:r>
    </w:p>
    <w:p w14:paraId="657FF7A5" w14:textId="77777777" w:rsidR="00B6526E" w:rsidRDefault="00B6526E" w:rsidP="00B6526E">
      <w:pPr>
        <w:pStyle w:val="NoSpacing"/>
      </w:pPr>
    </w:p>
    <w:p w14:paraId="794C6E52" w14:textId="77777777" w:rsidR="00B6526E" w:rsidRDefault="00B6526E" w:rsidP="00B6526E">
      <w:pPr>
        <w:pStyle w:val="NoSpacing"/>
      </w:pPr>
      <w:r>
        <w:t>interpolationSchemes</w:t>
      </w:r>
    </w:p>
    <w:p w14:paraId="043149E3" w14:textId="77777777" w:rsidR="00B6526E" w:rsidRDefault="00B6526E" w:rsidP="00B6526E">
      <w:pPr>
        <w:pStyle w:val="NoSpacing"/>
      </w:pPr>
      <w:r>
        <w:t>{</w:t>
      </w:r>
    </w:p>
    <w:p w14:paraId="71EC33F2" w14:textId="77777777" w:rsidR="00B6526E" w:rsidRDefault="00B6526E" w:rsidP="00B6526E">
      <w:pPr>
        <w:pStyle w:val="NoSpacing"/>
      </w:pPr>
      <w:r>
        <w:t xml:space="preserve">    default         linear;</w:t>
      </w:r>
    </w:p>
    <w:p w14:paraId="0D91CABF" w14:textId="77777777" w:rsidR="00B6526E" w:rsidRDefault="00B6526E" w:rsidP="00B6526E">
      <w:pPr>
        <w:pStyle w:val="NoSpacing"/>
      </w:pPr>
      <w:r>
        <w:t>}</w:t>
      </w:r>
    </w:p>
    <w:p w14:paraId="2D1BB05E" w14:textId="77777777" w:rsidR="00B6526E" w:rsidRDefault="00B6526E" w:rsidP="00B6526E">
      <w:pPr>
        <w:pStyle w:val="NoSpacing"/>
      </w:pPr>
    </w:p>
    <w:p w14:paraId="1A49DBB8" w14:textId="77777777" w:rsidR="00B6526E" w:rsidRDefault="00B6526E" w:rsidP="00B6526E">
      <w:pPr>
        <w:pStyle w:val="NoSpacing"/>
      </w:pPr>
      <w:r>
        <w:t>snGradSchemes</w:t>
      </w:r>
    </w:p>
    <w:p w14:paraId="1E7EE5F5" w14:textId="77777777" w:rsidR="00B6526E" w:rsidRDefault="00B6526E" w:rsidP="00B6526E">
      <w:pPr>
        <w:pStyle w:val="NoSpacing"/>
      </w:pPr>
      <w:r>
        <w:t>{</w:t>
      </w:r>
    </w:p>
    <w:p w14:paraId="05489FC1" w14:textId="77777777" w:rsidR="00B6526E" w:rsidRDefault="00B6526E" w:rsidP="00B6526E">
      <w:pPr>
        <w:pStyle w:val="NoSpacing"/>
      </w:pPr>
      <w:r>
        <w:t xml:space="preserve">    default         corrected;</w:t>
      </w:r>
    </w:p>
    <w:p w14:paraId="4E2567FC" w14:textId="77777777" w:rsidR="00B6526E" w:rsidRDefault="00B6526E" w:rsidP="00B6526E">
      <w:pPr>
        <w:pStyle w:val="NoSpacing"/>
      </w:pPr>
      <w:r>
        <w:t>}</w:t>
      </w:r>
    </w:p>
    <w:p w14:paraId="0C130338" w14:textId="77777777" w:rsidR="00B6526E" w:rsidRDefault="00B6526E" w:rsidP="00B6526E">
      <w:pPr>
        <w:pStyle w:val="NoSpacing"/>
      </w:pPr>
    </w:p>
    <w:p w14:paraId="506F388F" w14:textId="77777777" w:rsidR="00B6526E" w:rsidRDefault="00B6526E" w:rsidP="00B6526E">
      <w:pPr>
        <w:pStyle w:val="NoSpacing"/>
      </w:pPr>
      <w:r>
        <w:t>wallDist</w:t>
      </w:r>
    </w:p>
    <w:p w14:paraId="55D9AF26" w14:textId="77777777" w:rsidR="00B6526E" w:rsidRDefault="00B6526E" w:rsidP="00B6526E">
      <w:pPr>
        <w:pStyle w:val="NoSpacing"/>
      </w:pPr>
      <w:r>
        <w:t>{</w:t>
      </w:r>
    </w:p>
    <w:p w14:paraId="1B211F8C" w14:textId="77777777" w:rsidR="00B6526E" w:rsidRDefault="00B6526E" w:rsidP="00B6526E">
      <w:pPr>
        <w:pStyle w:val="NoSpacing"/>
      </w:pPr>
      <w:r>
        <w:t xml:space="preserve">    method meshWave;</w:t>
      </w:r>
    </w:p>
    <w:p w14:paraId="60C3F00F" w14:textId="77777777" w:rsidR="00B6526E" w:rsidRDefault="00B6526E" w:rsidP="00B6526E">
      <w:pPr>
        <w:pStyle w:val="NoSpacing"/>
      </w:pPr>
      <w:r>
        <w:t>}</w:t>
      </w:r>
    </w:p>
    <w:p w14:paraId="57DD641D" w14:textId="77777777" w:rsidR="00B6526E" w:rsidRDefault="00B6526E" w:rsidP="00B6526E">
      <w:pPr>
        <w:pStyle w:val="NoSpacing"/>
      </w:pPr>
    </w:p>
    <w:p w14:paraId="783E183D" w14:textId="40474D56" w:rsidR="007335DC" w:rsidRDefault="00B6526E" w:rsidP="00B6526E">
      <w:pPr>
        <w:pStyle w:val="NoSpacing"/>
      </w:pPr>
      <w:r>
        <w:t>// *********************************************************************** //</w:t>
      </w:r>
    </w:p>
    <w:p w14:paraId="0A6EA440" w14:textId="6BDA65CB" w:rsidR="00E873C3" w:rsidRDefault="00E873C3" w:rsidP="00B6526E">
      <w:pPr>
        <w:pStyle w:val="NoSpacing"/>
      </w:pPr>
      <w:r>
        <w:br w:type="page"/>
      </w:r>
    </w:p>
    <w:p w14:paraId="45734BB8" w14:textId="77777777" w:rsidR="001D3E03" w:rsidRDefault="001D3E03" w:rsidP="001D3E03">
      <w:pPr>
        <w:pStyle w:val="NoSpacing"/>
      </w:pPr>
      <w:r>
        <w:lastRenderedPageBreak/>
        <w:t>/*--------------------------------*- C++ -*----------------------------------*\</w:t>
      </w:r>
    </w:p>
    <w:p w14:paraId="732C9D12" w14:textId="77777777" w:rsidR="001D3E03" w:rsidRDefault="001D3E03" w:rsidP="001D3E03">
      <w:pPr>
        <w:pStyle w:val="NoSpacing"/>
      </w:pPr>
      <w:r>
        <w:t xml:space="preserve">  =========                 |</w:t>
      </w:r>
    </w:p>
    <w:p w14:paraId="1192A378" w14:textId="77777777" w:rsidR="001D3E03" w:rsidRDefault="001D3E03" w:rsidP="001D3E03">
      <w:pPr>
        <w:pStyle w:val="NoSpacing"/>
      </w:pPr>
      <w:r>
        <w:t xml:space="preserve">  \\      /  F ield         | OpenFOAM: The Open Source CFD Toolbox</w:t>
      </w:r>
    </w:p>
    <w:p w14:paraId="4195E3AC" w14:textId="77777777" w:rsidR="001D3E03" w:rsidRDefault="001D3E03" w:rsidP="001D3E03">
      <w:pPr>
        <w:pStyle w:val="NoSpacing"/>
      </w:pPr>
      <w:r>
        <w:t xml:space="preserve">   \\    /   O peration     | Website:  https://openfoam.org</w:t>
      </w:r>
    </w:p>
    <w:p w14:paraId="2E4C165A" w14:textId="77777777" w:rsidR="001D3E03" w:rsidRDefault="001D3E03" w:rsidP="001D3E03">
      <w:pPr>
        <w:pStyle w:val="NoSpacing"/>
      </w:pPr>
      <w:r>
        <w:t xml:space="preserve">    \\  /    A nd           | Version:  7</w:t>
      </w:r>
    </w:p>
    <w:p w14:paraId="38023E82" w14:textId="77777777" w:rsidR="001D3E03" w:rsidRDefault="001D3E03" w:rsidP="001D3E03">
      <w:pPr>
        <w:pStyle w:val="NoSpacing"/>
      </w:pPr>
      <w:r>
        <w:t xml:space="preserve">     \\/     M anipulation  |</w:t>
      </w:r>
    </w:p>
    <w:p w14:paraId="4924C377" w14:textId="77777777" w:rsidR="001D3E03" w:rsidRDefault="001D3E03" w:rsidP="001D3E03">
      <w:pPr>
        <w:pStyle w:val="NoSpacing"/>
      </w:pPr>
      <w:r>
        <w:t>\*---------------------------------------------------------------------------*/</w:t>
      </w:r>
    </w:p>
    <w:p w14:paraId="226B7596" w14:textId="77777777" w:rsidR="001D3E03" w:rsidRDefault="001D3E03" w:rsidP="001D3E03">
      <w:pPr>
        <w:pStyle w:val="NoSpacing"/>
      </w:pPr>
      <w:r>
        <w:t>FoamFile</w:t>
      </w:r>
    </w:p>
    <w:p w14:paraId="0F8ACEAA" w14:textId="77777777" w:rsidR="001D3E03" w:rsidRDefault="001D3E03" w:rsidP="001D3E03">
      <w:pPr>
        <w:pStyle w:val="NoSpacing"/>
      </w:pPr>
      <w:r>
        <w:t>{</w:t>
      </w:r>
    </w:p>
    <w:p w14:paraId="5B271B0F" w14:textId="77777777" w:rsidR="001D3E03" w:rsidRDefault="001D3E03" w:rsidP="001D3E03">
      <w:pPr>
        <w:pStyle w:val="NoSpacing"/>
      </w:pPr>
      <w:r>
        <w:t xml:space="preserve">    version     2.0;</w:t>
      </w:r>
    </w:p>
    <w:p w14:paraId="0645FD59" w14:textId="77777777" w:rsidR="001D3E03" w:rsidRDefault="001D3E03" w:rsidP="001D3E03">
      <w:pPr>
        <w:pStyle w:val="NoSpacing"/>
      </w:pPr>
      <w:r>
        <w:t xml:space="preserve">    format      ascii;</w:t>
      </w:r>
    </w:p>
    <w:p w14:paraId="4614EC37" w14:textId="77777777" w:rsidR="001D3E03" w:rsidRDefault="001D3E03" w:rsidP="001D3E03">
      <w:pPr>
        <w:pStyle w:val="NoSpacing"/>
      </w:pPr>
      <w:r>
        <w:t xml:space="preserve">    class       dictionary;</w:t>
      </w:r>
    </w:p>
    <w:p w14:paraId="2BB6CC41" w14:textId="77777777" w:rsidR="001D3E03" w:rsidRPr="001D3E03" w:rsidRDefault="001D3E03" w:rsidP="001D3E03">
      <w:pPr>
        <w:pStyle w:val="NoSpacing"/>
        <w:rPr>
          <w:b/>
          <w:bCs/>
        </w:rPr>
      </w:pPr>
      <w:r>
        <w:t xml:space="preserve">    </w:t>
      </w:r>
      <w:r w:rsidRPr="001D3E03">
        <w:rPr>
          <w:b/>
          <w:bCs/>
        </w:rPr>
        <w:t>object      surfaceFeaturesDict;</w:t>
      </w:r>
    </w:p>
    <w:p w14:paraId="1EC69E06" w14:textId="77777777" w:rsidR="001D3E03" w:rsidRDefault="001D3E03" w:rsidP="001D3E03">
      <w:pPr>
        <w:pStyle w:val="NoSpacing"/>
      </w:pPr>
      <w:r>
        <w:t>}</w:t>
      </w:r>
    </w:p>
    <w:p w14:paraId="44A91FCD" w14:textId="77777777" w:rsidR="001D3E03" w:rsidRDefault="001D3E03" w:rsidP="001D3E03">
      <w:pPr>
        <w:pStyle w:val="NoSpacing"/>
      </w:pPr>
      <w:r>
        <w:t>// * * * * * * * * * * * * * * * * * * * * * * * * * * * * * * * * * * * * * //</w:t>
      </w:r>
    </w:p>
    <w:p w14:paraId="2735CA39" w14:textId="77777777" w:rsidR="001D3E03" w:rsidRDefault="001D3E03" w:rsidP="001D3E03">
      <w:pPr>
        <w:pStyle w:val="NoSpacing"/>
      </w:pPr>
    </w:p>
    <w:p w14:paraId="559BC2E0" w14:textId="77777777" w:rsidR="001D3E03" w:rsidRDefault="001D3E03" w:rsidP="001D3E03">
      <w:pPr>
        <w:pStyle w:val="NoSpacing"/>
      </w:pPr>
      <w:r>
        <w:t>surfaces ("NASA_P3_extendedPylon_CDP_OAP_v5.obj");</w:t>
      </w:r>
    </w:p>
    <w:p w14:paraId="538FE0DE" w14:textId="77777777" w:rsidR="001D3E03" w:rsidRDefault="001D3E03" w:rsidP="001D3E03">
      <w:pPr>
        <w:pStyle w:val="NoSpacing"/>
      </w:pPr>
    </w:p>
    <w:p w14:paraId="51B28827" w14:textId="77777777" w:rsidR="001D3E03" w:rsidRDefault="001D3E03" w:rsidP="001D3E03">
      <w:pPr>
        <w:pStyle w:val="NoSpacing"/>
      </w:pPr>
      <w:r>
        <w:t>// Identify a feature when angle between faces &lt; includedAngle</w:t>
      </w:r>
    </w:p>
    <w:p w14:paraId="27F6C633" w14:textId="77777777" w:rsidR="001D3E03" w:rsidRDefault="001D3E03" w:rsidP="001D3E03">
      <w:pPr>
        <w:pStyle w:val="NoSpacing"/>
      </w:pPr>
      <w:r>
        <w:t>includedAngle         15;</w:t>
      </w:r>
    </w:p>
    <w:p w14:paraId="411E6459" w14:textId="77777777" w:rsidR="001D3E03" w:rsidRDefault="001D3E03" w:rsidP="001D3E03">
      <w:pPr>
        <w:pStyle w:val="NoSpacing"/>
      </w:pPr>
    </w:p>
    <w:p w14:paraId="45FC91A8" w14:textId="77777777" w:rsidR="001D3E03" w:rsidRDefault="001D3E03" w:rsidP="001D3E03">
      <w:pPr>
        <w:pStyle w:val="NoSpacing"/>
      </w:pPr>
      <w:r>
        <w:t>subsetFeatures</w:t>
      </w:r>
    </w:p>
    <w:p w14:paraId="056CC662" w14:textId="77777777" w:rsidR="001D3E03" w:rsidRDefault="001D3E03" w:rsidP="001D3E03">
      <w:pPr>
        <w:pStyle w:val="NoSpacing"/>
      </w:pPr>
      <w:r>
        <w:t>{</w:t>
      </w:r>
    </w:p>
    <w:p w14:paraId="390343BE" w14:textId="77777777" w:rsidR="001D3E03" w:rsidRDefault="001D3E03" w:rsidP="001D3E03">
      <w:pPr>
        <w:pStyle w:val="NoSpacing"/>
      </w:pPr>
      <w:r>
        <w:t xml:space="preserve">    // Keep nonManifold edges (edges with &gt;2 connected faces)</w:t>
      </w:r>
    </w:p>
    <w:p w14:paraId="4D4A94F5" w14:textId="77777777" w:rsidR="001D3E03" w:rsidRDefault="001D3E03" w:rsidP="001D3E03">
      <w:pPr>
        <w:pStyle w:val="NoSpacing"/>
      </w:pPr>
      <w:r>
        <w:t xml:space="preserve">    nonManifoldEdges       no;</w:t>
      </w:r>
    </w:p>
    <w:p w14:paraId="4141590A" w14:textId="77777777" w:rsidR="001D3E03" w:rsidRDefault="001D3E03" w:rsidP="001D3E03">
      <w:pPr>
        <w:pStyle w:val="NoSpacing"/>
      </w:pPr>
    </w:p>
    <w:p w14:paraId="0301ACE7" w14:textId="77777777" w:rsidR="001D3E03" w:rsidRDefault="001D3E03" w:rsidP="001D3E03">
      <w:pPr>
        <w:pStyle w:val="NoSpacing"/>
      </w:pPr>
      <w:r>
        <w:t xml:space="preserve">    // Keep open edges (edges with 1 connected face)</w:t>
      </w:r>
    </w:p>
    <w:p w14:paraId="7252CC58" w14:textId="77777777" w:rsidR="001D3E03" w:rsidRDefault="001D3E03" w:rsidP="001D3E03">
      <w:pPr>
        <w:pStyle w:val="NoSpacing"/>
      </w:pPr>
      <w:r>
        <w:t xml:space="preserve">    openEdges       yes;</w:t>
      </w:r>
    </w:p>
    <w:p w14:paraId="6D762F2C" w14:textId="77777777" w:rsidR="001D3E03" w:rsidRDefault="001D3E03" w:rsidP="001D3E03">
      <w:pPr>
        <w:pStyle w:val="NoSpacing"/>
      </w:pPr>
      <w:r>
        <w:t>}</w:t>
      </w:r>
    </w:p>
    <w:p w14:paraId="69FCAEC8" w14:textId="77777777" w:rsidR="001D3E03" w:rsidRDefault="001D3E03" w:rsidP="001D3E03">
      <w:pPr>
        <w:pStyle w:val="NoSpacing"/>
      </w:pPr>
    </w:p>
    <w:p w14:paraId="348007BF" w14:textId="569FF8A4" w:rsidR="00D91AC8" w:rsidRDefault="001D3E03" w:rsidP="001D3E03">
      <w:pPr>
        <w:pStyle w:val="NoSpacing"/>
      </w:pPr>
      <w:r>
        <w:t>// *********************************************************************** //</w:t>
      </w:r>
      <w:r w:rsidR="00D91AC8">
        <w:br w:type="page"/>
      </w:r>
    </w:p>
    <w:p w14:paraId="2EDC0707" w14:textId="77777777" w:rsidR="00D91AC8" w:rsidRDefault="00D91AC8" w:rsidP="00D91AC8">
      <w:pPr>
        <w:pStyle w:val="NoSpacing"/>
      </w:pPr>
      <w:r>
        <w:lastRenderedPageBreak/>
        <w:t>/*--------------------------------*- C++ -*----------------------------------*\</w:t>
      </w:r>
    </w:p>
    <w:p w14:paraId="4A066864" w14:textId="77777777" w:rsidR="00D91AC8" w:rsidRDefault="00D91AC8" w:rsidP="00D91AC8">
      <w:pPr>
        <w:pStyle w:val="NoSpacing"/>
      </w:pPr>
      <w:r>
        <w:t xml:space="preserve">  =========                 |</w:t>
      </w:r>
    </w:p>
    <w:p w14:paraId="72DF9DCA" w14:textId="77777777" w:rsidR="00D91AC8" w:rsidRDefault="00D91AC8" w:rsidP="00D91AC8">
      <w:pPr>
        <w:pStyle w:val="NoSpacing"/>
      </w:pPr>
      <w:r>
        <w:t xml:space="preserve">  \\      /  F ield         | OpenFOAM: The Open Source CFD Toolbox</w:t>
      </w:r>
    </w:p>
    <w:p w14:paraId="07B549F1" w14:textId="77777777" w:rsidR="00D91AC8" w:rsidRDefault="00D91AC8" w:rsidP="00D91AC8">
      <w:pPr>
        <w:pStyle w:val="NoSpacing"/>
      </w:pPr>
      <w:r>
        <w:t xml:space="preserve">   \\    /   O peration     | Website:  https://openfoam.org</w:t>
      </w:r>
    </w:p>
    <w:p w14:paraId="50E26A42" w14:textId="77777777" w:rsidR="00D91AC8" w:rsidRDefault="00D91AC8" w:rsidP="00D91AC8">
      <w:pPr>
        <w:pStyle w:val="NoSpacing"/>
      </w:pPr>
      <w:r>
        <w:t xml:space="preserve">    \\  /    A nd           | Version:  7</w:t>
      </w:r>
    </w:p>
    <w:p w14:paraId="1913394D" w14:textId="77777777" w:rsidR="00D91AC8" w:rsidRDefault="00D91AC8" w:rsidP="00D91AC8">
      <w:pPr>
        <w:pStyle w:val="NoSpacing"/>
      </w:pPr>
      <w:r>
        <w:t xml:space="preserve">     \\/     M anipulation  |</w:t>
      </w:r>
    </w:p>
    <w:p w14:paraId="1189F1DA" w14:textId="77777777" w:rsidR="00D91AC8" w:rsidRDefault="00D91AC8" w:rsidP="00D91AC8">
      <w:pPr>
        <w:pStyle w:val="NoSpacing"/>
      </w:pPr>
      <w:r>
        <w:t>-------------------------------------------------------------------------------</w:t>
      </w:r>
    </w:p>
    <w:p w14:paraId="6E4865F7" w14:textId="2EA1C883" w:rsidR="0049502F" w:rsidRPr="0049502F" w:rsidRDefault="0049502F" w:rsidP="00D91AC8">
      <w:pPr>
        <w:pStyle w:val="NoSpacing"/>
        <w:rPr>
          <w:b/>
          <w:bCs/>
        </w:rPr>
      </w:pPr>
      <w:r w:rsidRPr="0049502F">
        <w:rPr>
          <w:b/>
          <w:bCs/>
        </w:rPr>
        <w:t>File: singleGraph</w:t>
      </w:r>
    </w:p>
    <w:p w14:paraId="740FF87B" w14:textId="57157C24" w:rsidR="00D91AC8" w:rsidRDefault="00D91AC8" w:rsidP="00D91AC8">
      <w:pPr>
        <w:pStyle w:val="NoSpacing"/>
      </w:pPr>
      <w:r>
        <w:t>Description</w:t>
      </w:r>
    </w:p>
    <w:p w14:paraId="23BC810B" w14:textId="77777777" w:rsidR="00D91AC8" w:rsidRDefault="00D91AC8" w:rsidP="00D91AC8">
      <w:pPr>
        <w:pStyle w:val="NoSpacing"/>
      </w:pPr>
      <w:r>
        <w:t xml:space="preserve">    Writes graph data for specified fields along a line, specified by start</w:t>
      </w:r>
    </w:p>
    <w:p w14:paraId="11AF4E4D" w14:textId="77777777" w:rsidR="00D91AC8" w:rsidRDefault="00D91AC8" w:rsidP="00D91AC8">
      <w:pPr>
        <w:pStyle w:val="NoSpacing"/>
      </w:pPr>
      <w:r>
        <w:t xml:space="preserve">    and end points.</w:t>
      </w:r>
    </w:p>
    <w:p w14:paraId="0D5BA882" w14:textId="77777777" w:rsidR="00D91AC8" w:rsidRDefault="00D91AC8" w:rsidP="00D91AC8">
      <w:pPr>
        <w:pStyle w:val="NoSpacing"/>
      </w:pPr>
    </w:p>
    <w:p w14:paraId="105C301D" w14:textId="77777777" w:rsidR="00D91AC8" w:rsidRDefault="00D91AC8" w:rsidP="00D91AC8">
      <w:pPr>
        <w:pStyle w:val="NoSpacing"/>
      </w:pPr>
      <w:r>
        <w:t>\*---------------------------------------------------------------------------*/</w:t>
      </w:r>
    </w:p>
    <w:p w14:paraId="3BAE7472" w14:textId="77777777" w:rsidR="00D91AC8" w:rsidRDefault="00D91AC8" w:rsidP="00D91AC8">
      <w:pPr>
        <w:pStyle w:val="NoSpacing"/>
      </w:pPr>
    </w:p>
    <w:p w14:paraId="2EB5FDD3" w14:textId="77777777" w:rsidR="00D91AC8" w:rsidRDefault="00D91AC8" w:rsidP="00D91AC8">
      <w:pPr>
        <w:pStyle w:val="NoSpacing"/>
      </w:pPr>
      <w:r>
        <w:t>start   (10     2.72 13.75);</w:t>
      </w:r>
    </w:p>
    <w:p w14:paraId="16D75B46" w14:textId="77777777" w:rsidR="00D91AC8" w:rsidRDefault="00D91AC8" w:rsidP="00D91AC8">
      <w:pPr>
        <w:pStyle w:val="NoSpacing"/>
      </w:pPr>
      <w:r>
        <w:t>end     (20.0  2.72 13.75);</w:t>
      </w:r>
    </w:p>
    <w:p w14:paraId="5ED55B2E" w14:textId="32DB0A91" w:rsidR="00D91AC8" w:rsidRDefault="00D91AC8" w:rsidP="00D91AC8">
      <w:pPr>
        <w:pStyle w:val="NoSpacing"/>
      </w:pPr>
      <w:r>
        <w:t>fields  (U p T rho Ma total(p));</w:t>
      </w:r>
    </w:p>
    <w:p w14:paraId="3A17C9E1" w14:textId="77777777" w:rsidR="00D91AC8" w:rsidRDefault="00D91AC8" w:rsidP="00D91AC8">
      <w:pPr>
        <w:pStyle w:val="NoSpacing"/>
      </w:pPr>
    </w:p>
    <w:p w14:paraId="3DA8923B" w14:textId="77777777" w:rsidR="00D91AC8" w:rsidRDefault="00D91AC8" w:rsidP="00D91AC8">
      <w:pPr>
        <w:pStyle w:val="NoSpacing"/>
      </w:pPr>
      <w:r>
        <w:t>// Sampling and I/O settings</w:t>
      </w:r>
    </w:p>
    <w:p w14:paraId="06FEC4F1" w14:textId="77777777" w:rsidR="00D91AC8" w:rsidRDefault="00D91AC8" w:rsidP="00D91AC8">
      <w:pPr>
        <w:pStyle w:val="NoSpacing"/>
      </w:pPr>
      <w:r>
        <w:t>#includeEtc "caseDicts/postProcessing/graphs/sampleDict.cfg"</w:t>
      </w:r>
    </w:p>
    <w:p w14:paraId="76D60D6A" w14:textId="77777777" w:rsidR="00D91AC8" w:rsidRDefault="00D91AC8" w:rsidP="00D91AC8">
      <w:pPr>
        <w:pStyle w:val="NoSpacing"/>
      </w:pPr>
    </w:p>
    <w:p w14:paraId="0CCDA0BC" w14:textId="77777777" w:rsidR="00D91AC8" w:rsidRDefault="00D91AC8" w:rsidP="00D91AC8">
      <w:pPr>
        <w:pStyle w:val="NoSpacing"/>
      </w:pPr>
      <w:r>
        <w:t>// Override settings here, e.g.</w:t>
      </w:r>
    </w:p>
    <w:p w14:paraId="4676A330" w14:textId="77777777" w:rsidR="00D91AC8" w:rsidRDefault="00D91AC8" w:rsidP="00D91AC8">
      <w:pPr>
        <w:pStyle w:val="NoSpacing"/>
      </w:pPr>
      <w:r>
        <w:t>setConfig</w:t>
      </w:r>
    </w:p>
    <w:p w14:paraId="505F4785" w14:textId="77777777" w:rsidR="00D91AC8" w:rsidRDefault="00D91AC8" w:rsidP="00D91AC8">
      <w:pPr>
        <w:pStyle w:val="NoSpacing"/>
      </w:pPr>
      <w:r>
        <w:t>{</w:t>
      </w:r>
    </w:p>
    <w:p w14:paraId="7247A669" w14:textId="77777777" w:rsidR="00D91AC8" w:rsidRDefault="00D91AC8" w:rsidP="00D91AC8">
      <w:pPr>
        <w:pStyle w:val="NoSpacing"/>
      </w:pPr>
      <w:r>
        <w:t xml:space="preserve">    type lineCell;</w:t>
      </w:r>
    </w:p>
    <w:p w14:paraId="41C7F5F7" w14:textId="77777777" w:rsidR="00D91AC8" w:rsidRDefault="00D91AC8" w:rsidP="00D91AC8">
      <w:pPr>
        <w:pStyle w:val="NoSpacing"/>
      </w:pPr>
      <w:r>
        <w:t xml:space="preserve">    axis xyz;        // x, y, z, xyz</w:t>
      </w:r>
    </w:p>
    <w:p w14:paraId="2F33ED42" w14:textId="77777777" w:rsidR="00D91AC8" w:rsidRDefault="00D91AC8" w:rsidP="00D91AC8">
      <w:pPr>
        <w:pStyle w:val="NoSpacing"/>
      </w:pPr>
      <w:r>
        <w:t>}</w:t>
      </w:r>
    </w:p>
    <w:p w14:paraId="07B72A15" w14:textId="77777777" w:rsidR="00D91AC8" w:rsidRDefault="00D91AC8" w:rsidP="00D91AC8">
      <w:pPr>
        <w:pStyle w:val="NoSpacing"/>
      </w:pPr>
    </w:p>
    <w:p w14:paraId="18D60C46" w14:textId="77777777" w:rsidR="00D91AC8" w:rsidRDefault="00D91AC8" w:rsidP="00D91AC8">
      <w:pPr>
        <w:pStyle w:val="NoSpacing"/>
      </w:pPr>
      <w:r>
        <w:t>// Must be last entry</w:t>
      </w:r>
    </w:p>
    <w:p w14:paraId="66A18616" w14:textId="77777777" w:rsidR="00D91AC8" w:rsidRDefault="00D91AC8" w:rsidP="00D91AC8">
      <w:pPr>
        <w:pStyle w:val="NoSpacing"/>
      </w:pPr>
      <w:r>
        <w:t>#includeEtc "caseDicts/postProcessing/graphs/graph.cfg"</w:t>
      </w:r>
    </w:p>
    <w:p w14:paraId="5DA1DDB8" w14:textId="77777777" w:rsidR="00D91AC8" w:rsidRDefault="00D91AC8" w:rsidP="00D91AC8">
      <w:pPr>
        <w:pStyle w:val="NoSpacing"/>
      </w:pPr>
    </w:p>
    <w:p w14:paraId="52129E4B" w14:textId="140D2372" w:rsidR="00FA6AF6" w:rsidRPr="003E2ABF" w:rsidRDefault="00D91AC8">
      <w:pPr>
        <w:pStyle w:val="NoSpacing"/>
        <w:pPrChange w:id="72" w:author="Joseph O'Brien" w:date="2021-11-05T22:04:00Z">
          <w:pPr>
            <w:spacing w:before="240" w:after="240" w:line="240" w:lineRule="auto"/>
            <w:jc w:val="center"/>
          </w:pPr>
        </w:pPrChange>
      </w:pPr>
      <w:r>
        <w:t>// ********************************************************************** //</w:t>
      </w:r>
    </w:p>
    <w:sectPr w:rsidR="00FA6AF6" w:rsidRPr="003E2ABF" w:rsidSect="00074700">
      <w:pgSz w:w="12240" w:h="15840"/>
      <w:pgMar w:top="1440" w:right="1440" w:bottom="1440" w:left="180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David Delene" w:date="2022-05-18T16:38:00Z" w:initials="DD">
    <w:p w14:paraId="001D58DE" w14:textId="47399E59" w:rsidR="003632D5" w:rsidRDefault="003632D5" w:rsidP="003632D5">
      <w:pPr>
        <w:pStyle w:val="CommentText"/>
        <w:ind w:firstLine="0"/>
      </w:pPr>
      <w:r>
        <w:rPr>
          <w:rStyle w:val="CommentReference"/>
        </w:rPr>
        <w:annotationRef/>
      </w:r>
      <w:r>
        <w:t>Do not use tab.  Format the paragraph style first line.</w:t>
      </w:r>
    </w:p>
  </w:comment>
  <w:comment w:id="8" w:author="David Delene" w:date="2022-05-18T16:23:00Z" w:initials="DD">
    <w:p w14:paraId="053C160F" w14:textId="46759BD3" w:rsidR="00C0442D" w:rsidRDefault="00C0442D">
      <w:pPr>
        <w:pStyle w:val="CommentText"/>
      </w:pPr>
      <w:r>
        <w:rPr>
          <w:rStyle w:val="CommentReference"/>
        </w:rPr>
        <w:annotationRef/>
      </w:r>
      <w:r>
        <w:t>I think best to use paragraph justified and 0.24 for first line. Adjusted the paragraph style.</w:t>
      </w:r>
    </w:p>
    <w:p w14:paraId="28E7D0B6" w14:textId="77777777" w:rsidR="00C0442D" w:rsidRDefault="00C0442D">
      <w:pPr>
        <w:pStyle w:val="CommentText"/>
      </w:pPr>
    </w:p>
  </w:comment>
  <w:comment w:id="9" w:author="Joseph O'Brien" w:date="2021-10-04T12:13:00Z" w:initials="JRO">
    <w:p w14:paraId="639C0DD6" w14:textId="77777777" w:rsidR="00C0442D" w:rsidRDefault="00C0442D">
      <w:pPr>
        <w:pStyle w:val="CommentText"/>
      </w:pPr>
      <w:r>
        <w:rPr>
          <w:rStyle w:val="CommentReference"/>
        </w:rPr>
        <w:annotationRef/>
      </w:r>
      <w:r>
        <w:t xml:space="preserve">Not sure this paragraph is needed. Started out not knowing how far back I needed to go to tell the introduction story. </w:t>
      </w:r>
    </w:p>
  </w:comment>
  <w:comment w:id="10" w:author="Michael" w:date="2021-10-10T13:33:00Z" w:initials="M">
    <w:p w14:paraId="02857518" w14:textId="7C627341" w:rsidR="00C0442D" w:rsidRDefault="00C0442D">
      <w:pPr>
        <w:pStyle w:val="CommentText"/>
      </w:pPr>
      <w:r>
        <w:rPr>
          <w:rStyle w:val="CommentReference"/>
        </w:rPr>
        <w:annotationRef/>
      </w:r>
      <w:r>
        <w:t>It depends on whether you will use, for example, the classifications, later in the paper.</w:t>
      </w:r>
    </w:p>
  </w:comment>
  <w:comment w:id="11" w:author="David Delene" w:date="2022-05-18T05:30:00Z" w:initials="DD">
    <w:p w14:paraId="774244DE" w14:textId="27E96F6B" w:rsidR="00C0442D" w:rsidRDefault="00C0442D">
      <w:pPr>
        <w:pStyle w:val="CommentText"/>
      </w:pPr>
      <w:r>
        <w:rPr>
          <w:rStyle w:val="CommentReference"/>
        </w:rPr>
        <w:annotationRef/>
      </w:r>
      <w:r>
        <w:t>While everything is true in this paragraph, I believe most readers will have this information so it is not needed and can/should be deleted. If you want, provide a reference to a review type article on atmospheric aerosols, instead of this paragraph.</w:t>
      </w:r>
    </w:p>
  </w:comment>
  <w:comment w:id="12" w:author="David Delene" w:date="2022-05-18T05:40:00Z" w:initials="DD">
    <w:p w14:paraId="0D6675DF" w14:textId="0592805B" w:rsidR="00C0442D" w:rsidRDefault="00C0442D">
      <w:pPr>
        <w:pStyle w:val="CommentText"/>
      </w:pPr>
      <w:r>
        <w:rPr>
          <w:rStyle w:val="CommentReference"/>
        </w:rPr>
        <w:annotationRef/>
      </w:r>
      <w:r>
        <w:t>Joe, we same size parameter equations in Shawn Wagner’s paper.  We cover similar material with “</w:t>
      </w:r>
      <w:r w:rsidRPr="001533E4">
        <w:t>Light scattering is in the geometric regime when the size parameter is greater than 100, in the Mie regime when the size parameter is between 0.1 and 100, and in the Rayleigh regime when the size parameter is less than 0.1 (Bohren and Huffman, 1983).</w:t>
      </w:r>
      <w:r>
        <w:t>”</w:t>
      </w:r>
    </w:p>
    <w:p w14:paraId="6052D82E" w14:textId="5217408E" w:rsidR="00C0442D" w:rsidRDefault="00C0442D">
      <w:pPr>
        <w:pStyle w:val="CommentText"/>
      </w:pPr>
    </w:p>
    <w:p w14:paraId="61146266" w14:textId="48D82E12" w:rsidR="00C0442D" w:rsidRDefault="00C0442D">
      <w:pPr>
        <w:pStyle w:val="CommentText"/>
      </w:pPr>
      <w:r>
        <w:t>Can you condense and provide a reference?  Better to reference than state a lot of information yourself.</w:t>
      </w:r>
    </w:p>
  </w:comment>
  <w:comment w:id="17" w:author="David Delene" w:date="2022-05-18T16:31:00Z" w:initials="DD">
    <w:p w14:paraId="40BCA6D0" w14:textId="0F51E5A7" w:rsidR="00C0442D" w:rsidRDefault="00C0442D">
      <w:pPr>
        <w:pStyle w:val="CommentText"/>
      </w:pPr>
      <w:r>
        <w:rPr>
          <w:rStyle w:val="CommentReference"/>
        </w:rPr>
        <w:annotationRef/>
      </w:r>
      <w:r>
        <w:t>Why use acronym?  See Acronym Usage in Guide.</w:t>
      </w:r>
    </w:p>
  </w:comment>
  <w:comment w:id="23" w:author="Michael" w:date="2021-10-10T16:06:00Z" w:initials="M">
    <w:p w14:paraId="2FD3E813" w14:textId="3214F34D" w:rsidR="00C0442D" w:rsidRDefault="00C0442D">
      <w:pPr>
        <w:pStyle w:val="CommentText"/>
      </w:pPr>
      <w:r>
        <w:rPr>
          <w:rStyle w:val="CommentReference"/>
        </w:rPr>
        <w:annotationRef/>
      </w:r>
      <w:r>
        <w:t>Or should this read marine stratocumulus, or do you mean that the southern African continent accounts for almost one third of the Earth’s BB emissions? Or something else?</w:t>
      </w:r>
    </w:p>
    <w:p w14:paraId="63AAFF67" w14:textId="77777777" w:rsidR="00C0442D" w:rsidRDefault="00C0442D">
      <w:pPr>
        <w:pStyle w:val="CommentText"/>
      </w:pPr>
    </w:p>
  </w:comment>
  <w:comment w:id="24" w:author="Joseph O'Brien" w:date="2021-11-05T22:32:00Z" w:initials="JRO">
    <w:p w14:paraId="2D32A8B1" w14:textId="31031D1A" w:rsidR="00C0442D" w:rsidRDefault="00C0442D">
      <w:pPr>
        <w:pStyle w:val="CommentText"/>
      </w:pPr>
      <w:r>
        <w:rPr>
          <w:rStyle w:val="CommentReference"/>
        </w:rPr>
        <w:annotationRef/>
      </w:r>
      <w:r>
        <w:t xml:space="preserve">Fixed to clearly state southern African continent. </w:t>
      </w:r>
    </w:p>
  </w:comment>
  <w:comment w:id="26" w:author="Joseph O'Brien" w:date="2021-11-05T22:55:00Z" w:initials="JRO">
    <w:p w14:paraId="0DE3172A" w14:textId="7F8B34F2" w:rsidR="00C0442D" w:rsidRDefault="00C0442D">
      <w:pPr>
        <w:pStyle w:val="CommentText"/>
      </w:pPr>
      <w:r>
        <w:rPr>
          <w:rStyle w:val="CommentReference"/>
        </w:rPr>
        <w:annotationRef/>
      </w:r>
      <w:r>
        <w:t xml:space="preserve">Greg: Please let me know if this affiliation is incorrect. </w:t>
      </w:r>
    </w:p>
  </w:comment>
  <w:comment w:id="30" w:author="David Delene" w:date="2022-05-18T16:37:00Z" w:initials="DD">
    <w:p w14:paraId="0D933DD6" w14:textId="02699DB8" w:rsidR="003632D5" w:rsidRDefault="003632D5">
      <w:pPr>
        <w:pStyle w:val="CommentText"/>
      </w:pPr>
      <w:r>
        <w:rPr>
          <w:rStyle w:val="CommentReference"/>
        </w:rPr>
        <w:annotationRef/>
      </w:r>
      <w:r>
        <w:t>Why Acronym?</w:t>
      </w:r>
    </w:p>
  </w:comment>
  <w:comment w:id="38" w:author="Michael" w:date="2021-10-10T19:30:00Z" w:initials="M">
    <w:p w14:paraId="6B94A527" w14:textId="7E7DA3A0" w:rsidR="00C0442D" w:rsidRDefault="00C0442D">
      <w:pPr>
        <w:pStyle w:val="CommentText"/>
      </w:pPr>
      <w:r>
        <w:rPr>
          <w:rStyle w:val="CommentReference"/>
        </w:rPr>
        <w:annotationRef/>
      </w:r>
      <w:r>
        <w:t>I think it would be good to provide some context on the flow issue. I’ve started here to offer some suggestions.</w:t>
      </w:r>
    </w:p>
  </w:comment>
  <w:comment w:id="52" w:author="Joseph O'Brien" w:date="2021-10-04T12:15:00Z" w:initials="JRO">
    <w:p w14:paraId="63CE48DA" w14:textId="470A6DBE" w:rsidR="00C0442D" w:rsidRDefault="00C0442D">
      <w:pPr>
        <w:pStyle w:val="CommentText"/>
      </w:pPr>
      <w:r>
        <w:rPr>
          <w:rStyle w:val="CommentReference"/>
        </w:rPr>
        <w:annotationRef/>
      </w:r>
      <w:r>
        <w:t>I have only included the P-3 pylon figure within this chapter. I was thinking of including an overview figure of the ORACLES project (base locations and years; flights) and a view of what Sc looks like/plume distribution. What do you think?</w:t>
      </w:r>
    </w:p>
  </w:comment>
  <w:comment w:id="55" w:author="David Delene" w:date="2022-05-18T16:52:00Z" w:initials="DD">
    <w:p w14:paraId="7A6140F5" w14:textId="5C2F9D90" w:rsidR="00AD60A9" w:rsidRDefault="00AD60A9">
      <w:pPr>
        <w:pStyle w:val="CommentText"/>
      </w:pPr>
      <w:r>
        <w:rPr>
          <w:rStyle w:val="CommentReference"/>
        </w:rPr>
        <w:annotationRef/>
      </w:r>
      <w:r>
        <w:t>Provides particle-by-particle measurements.</w:t>
      </w:r>
    </w:p>
  </w:comment>
  <w:comment w:id="57" w:author="Michael" w:date="2021-10-10T19:38:00Z" w:initials="M">
    <w:p w14:paraId="643066C0" w14:textId="275FE4E4" w:rsidR="00C0442D" w:rsidRDefault="00C0442D">
      <w:pPr>
        <w:pStyle w:val="CommentText"/>
      </w:pPr>
      <w:r>
        <w:rPr>
          <w:rStyle w:val="CommentReference"/>
        </w:rPr>
        <w:annotationRef/>
      </w:r>
      <w:r>
        <w:t>Occurs out to 0.2 fuselage radius?</w:t>
      </w:r>
    </w:p>
  </w:comment>
  <w:comment w:id="58" w:author="Joseph O'Brien" w:date="2021-11-05T22:33:00Z" w:initials="JRO">
    <w:p w14:paraId="5F0CE5F5" w14:textId="3EFE29E2" w:rsidR="00C0442D" w:rsidRDefault="00C0442D">
      <w:pPr>
        <w:pStyle w:val="CommentText"/>
      </w:pPr>
      <w:r>
        <w:rPr>
          <w:rStyle w:val="CommentReference"/>
        </w:rPr>
        <w:annotationRef/>
      </w:r>
      <w:r>
        <w:t xml:space="preserve">Correct. Thank you. </w:t>
      </w:r>
    </w:p>
  </w:comment>
  <w:comment w:id="67" w:author="Joseph O'Brien" w:date="2021-10-26T15:50:00Z" w:initials="JRO">
    <w:p w14:paraId="5CA3D2B3" w14:textId="7199DF06" w:rsidR="00C0442D" w:rsidRDefault="00C0442D">
      <w:pPr>
        <w:pStyle w:val="CommentText"/>
      </w:pPr>
      <w:r>
        <w:rPr>
          <w:rStyle w:val="CommentReference"/>
        </w:rPr>
        <w:annotationRef/>
      </w:r>
      <w:r>
        <w:t>Note: This is different from the proposed k-</w:t>
      </w:r>
      <w:r>
        <w:rPr>
          <w:rFonts w:cs="Times New Roman"/>
        </w:rPr>
        <w:t>ϵ</w:t>
      </w:r>
      <w:r>
        <w:t xml:space="preserve"> turbulence model within my topic proposal. The k-</w:t>
      </w:r>
      <w:r>
        <w:rPr>
          <w:rFonts w:cs="Times New Roman"/>
        </w:rPr>
        <w:t>ϵ</w:t>
      </w:r>
      <w:r>
        <w:t xml:space="preserve"> model did not like the pressure gradients associated with the pylon configuration, causing the simulation to fail. Either ‘two-equation’ turbulence model over predicts TKE production term in stagnation zones as noted by MouKalled and Darwish (2016) textbook and Spanu et al. </w:t>
      </w:r>
    </w:p>
  </w:comment>
  <w:comment w:id="68" w:author="Joseph O'Brien" w:date="2021-10-26T15:56:00Z" w:initials="JRO">
    <w:p w14:paraId="66789235" w14:textId="00DF3EE9" w:rsidR="00C0442D" w:rsidRDefault="00C0442D">
      <w:pPr>
        <w:pStyle w:val="CommentText"/>
      </w:pPr>
      <w:r>
        <w:rPr>
          <w:rStyle w:val="CommentReference"/>
        </w:rPr>
        <w:annotationRef/>
      </w:r>
      <w:r>
        <w:t xml:space="preserve">We could gut the entire turbulence model if we just wanted to go to a simple parameter to express turbulent viscosity, but this seemed like the more realistic approach. A glancing comparison of results with NASA’s P-3 stress analysis shows good comparison between turbulent wake behind extended pylon and NASA’s calculations. Will add this point to the results section. </w:t>
      </w:r>
    </w:p>
  </w:comment>
  <w:comment w:id="69" w:author="Joseph O'Brien" w:date="2021-10-26T20:20:00Z" w:initials="JRO">
    <w:p w14:paraId="504BF114" w14:textId="36D6B17E" w:rsidR="00C0442D" w:rsidRDefault="00C0442D">
      <w:pPr>
        <w:pStyle w:val="CommentText"/>
      </w:pPr>
      <w:r>
        <w:rPr>
          <w:rStyle w:val="CommentReference"/>
        </w:rPr>
        <w:annotationRef/>
      </w:r>
      <w:r>
        <w:t xml:space="preserve">I am still having difficulties with the Lagrangian particle tracking. I will detail my issues in the email that contains this draft. Email was sent to Spanu to see if he has documentation of the particle tracking component. Therefore, I have not updated this section from my topic proposal. I am leaving it here as a place holder. </w:t>
      </w:r>
    </w:p>
  </w:comment>
  <w:comment w:id="70" w:author="Joseph O'Brien" w:date="2021-10-28T00:41:00Z" w:initials="JRO">
    <w:p w14:paraId="1E885406" w14:textId="2AEFCA79" w:rsidR="00C0442D" w:rsidRDefault="00C0442D">
      <w:pPr>
        <w:pStyle w:val="CommentText"/>
      </w:pPr>
      <w:r>
        <w:rPr>
          <w:rStyle w:val="CommentReference"/>
        </w:rPr>
        <w:annotationRef/>
      </w:r>
      <w:r>
        <w:t xml:space="preserve">Figure 6 is a bit to large of a figure to see clearly. I will work on breaking it up so it is more legible.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1D58DE" w15:done="0"/>
  <w15:commentEx w15:paraId="28E7D0B6" w15:done="0"/>
  <w15:commentEx w15:paraId="639C0DD6" w15:done="0"/>
  <w15:commentEx w15:paraId="02857518" w15:paraIdParent="639C0DD6" w15:done="0"/>
  <w15:commentEx w15:paraId="774244DE" w15:paraIdParent="639C0DD6" w15:done="0"/>
  <w15:commentEx w15:paraId="61146266" w15:done="0"/>
  <w15:commentEx w15:paraId="40BCA6D0" w15:done="0"/>
  <w15:commentEx w15:paraId="63AAFF67" w15:done="1"/>
  <w15:commentEx w15:paraId="2D32A8B1" w15:paraIdParent="63AAFF67" w15:done="1"/>
  <w15:commentEx w15:paraId="0DE3172A" w15:done="0"/>
  <w15:commentEx w15:paraId="0D933DD6" w15:done="0"/>
  <w15:commentEx w15:paraId="6B94A527" w15:done="1"/>
  <w15:commentEx w15:paraId="63CE48DA" w15:done="0"/>
  <w15:commentEx w15:paraId="7A6140F5" w15:done="0"/>
  <w15:commentEx w15:paraId="643066C0" w15:done="1"/>
  <w15:commentEx w15:paraId="5F0CE5F5" w15:paraIdParent="643066C0" w15:done="1"/>
  <w15:commentEx w15:paraId="5CA3D2B3" w15:done="0"/>
  <w15:commentEx w15:paraId="66789235" w15:paraIdParent="5CA3D2B3" w15:done="0"/>
  <w15:commentEx w15:paraId="504BF114" w15:done="0"/>
  <w15:commentEx w15:paraId="1E8854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028DA" w16cex:dateUtc="2021-10-04T19:13:00Z"/>
  <w16cex:commentExtensible w16cex:durableId="253024B3" w16cex:dateUtc="2021-10-10T20:33:00Z"/>
  <w16cex:commentExtensible w16cex:durableId="253024B4" w16cex:dateUtc="2021-10-10T23:06:00Z"/>
  <w16cex:commentExtensible w16cex:durableId="25302F7F" w16cex:dateUtc="2021-11-06T05:32:00Z"/>
  <w16cex:commentExtensible w16cex:durableId="253034C9" w16cex:dateUtc="2021-11-06T05:55:00Z"/>
  <w16cex:commentExtensible w16cex:durableId="253024B5" w16cex:dateUtc="2021-10-11T02:30:00Z"/>
  <w16cex:commentExtensible w16cex:durableId="25056ED6" w16cex:dateUtc="2021-10-04T19:15:00Z"/>
  <w16cex:commentExtensible w16cex:durableId="253024B7" w16cex:dateUtc="2021-10-11T02:38:00Z"/>
  <w16cex:commentExtensible w16cex:durableId="25302FD2" w16cex:dateUtc="2021-11-06T05:33:00Z"/>
  <w16cex:commentExtensible w16cex:durableId="2522A262" w16cex:dateUtc="2021-10-26T22:50:00Z"/>
  <w16cex:commentExtensible w16cex:durableId="2522A390" w16cex:dateUtc="2021-10-26T22:56:00Z"/>
  <w16cex:commentExtensible w16cex:durableId="2522E19C" w16cex:dateUtc="2021-10-27T03:20:00Z"/>
  <w16cex:commentExtensible w16cex:durableId="25247030" w16cex:dateUtc="2021-10-28T07: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1D58DE" w16cid:durableId="26BA1AC0"/>
  <w16cid:commentId w16cid:paraId="28E7D0B6" w16cid:durableId="26BA1AC1"/>
  <w16cid:commentId w16cid:paraId="639C0DD6" w16cid:durableId="253028DA"/>
  <w16cid:commentId w16cid:paraId="02857518" w16cid:durableId="253024B3"/>
  <w16cid:commentId w16cid:paraId="774244DE" w16cid:durableId="26BA1AC4"/>
  <w16cid:commentId w16cid:paraId="61146266" w16cid:durableId="26BA1AC5"/>
  <w16cid:commentId w16cid:paraId="40BCA6D0" w16cid:durableId="26BA1AC6"/>
  <w16cid:commentId w16cid:paraId="63AAFF67" w16cid:durableId="253024B4"/>
  <w16cid:commentId w16cid:paraId="2D32A8B1" w16cid:durableId="25302F7F"/>
  <w16cid:commentId w16cid:paraId="0DE3172A" w16cid:durableId="253034C9"/>
  <w16cid:commentId w16cid:paraId="0D933DD6" w16cid:durableId="26BA1ACA"/>
  <w16cid:commentId w16cid:paraId="6B94A527" w16cid:durableId="253024B5"/>
  <w16cid:commentId w16cid:paraId="63CE48DA" w16cid:durableId="25056ED6"/>
  <w16cid:commentId w16cid:paraId="7A6140F5" w16cid:durableId="26BA1ACD"/>
  <w16cid:commentId w16cid:paraId="643066C0" w16cid:durableId="253024B7"/>
  <w16cid:commentId w16cid:paraId="5F0CE5F5" w16cid:durableId="25302FD2"/>
  <w16cid:commentId w16cid:paraId="5CA3D2B3" w16cid:durableId="2522A262"/>
  <w16cid:commentId w16cid:paraId="66789235" w16cid:durableId="2522A390"/>
  <w16cid:commentId w16cid:paraId="504BF114" w16cid:durableId="2522E19C"/>
  <w16cid:commentId w16cid:paraId="1E885406" w16cid:durableId="252470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30C21" w14:textId="77777777" w:rsidR="004D7E9C" w:rsidRDefault="004D7E9C" w:rsidP="00226F8E">
      <w:pPr>
        <w:spacing w:line="240" w:lineRule="auto"/>
      </w:pPr>
      <w:r>
        <w:separator/>
      </w:r>
    </w:p>
  </w:endnote>
  <w:endnote w:type="continuationSeparator" w:id="0">
    <w:p w14:paraId="7E14ADF8" w14:textId="77777777" w:rsidR="004D7E9C" w:rsidRDefault="004D7E9C" w:rsidP="00226F8E">
      <w:pPr>
        <w:spacing w:line="240" w:lineRule="auto"/>
      </w:pPr>
      <w:r>
        <w:continuationSeparator/>
      </w:r>
    </w:p>
  </w:endnote>
  <w:endnote w:type="continuationNotice" w:id="1">
    <w:p w14:paraId="449EDFA1" w14:textId="77777777" w:rsidR="004D7E9C" w:rsidRDefault="004D7E9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oto Serif CJK SC">
    <w:panose1 w:val="020B0604020202020204"/>
    <w:charset w:val="00"/>
    <w:family w:val="auto"/>
    <w:pitch w:val="variable"/>
  </w:font>
  <w:font w:name="Liberation Serif">
    <w:altName w:val="Times New Roman"/>
    <w:panose1 w:val="020B0604020202020204"/>
    <w:charset w:val="00"/>
    <w:family w:val="roman"/>
    <w:pitch w:val="variable"/>
    <w:sig w:usb0="E0000AFF" w:usb1="500078FF" w:usb2="00000021" w:usb3="00000000" w:csb0="000001BF" w:csb1="00000000"/>
  </w:font>
  <w:font w:name="Lohit Devanagari">
    <w:altName w:val="Calibri"/>
    <w:panose1 w:val="020B0604020202020204"/>
    <w:charset w:val="00"/>
    <w:family w:val="auto"/>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0340061"/>
      <w:docPartObj>
        <w:docPartGallery w:val="Page Numbers (Bottom of Page)"/>
        <w:docPartUnique/>
      </w:docPartObj>
    </w:sdtPr>
    <w:sdtEndPr>
      <w:rPr>
        <w:noProof/>
      </w:rPr>
    </w:sdtEndPr>
    <w:sdtContent>
      <w:p w14:paraId="270B0626" w14:textId="1B803D92" w:rsidR="00C0442D" w:rsidRDefault="00C0442D">
        <w:pPr>
          <w:pStyle w:val="Footer"/>
          <w:jc w:val="center"/>
        </w:pPr>
        <w:r>
          <w:fldChar w:fldCharType="begin"/>
        </w:r>
        <w:r>
          <w:instrText xml:space="preserve"> PAGE   \* MERGEFORMAT </w:instrText>
        </w:r>
        <w:r>
          <w:fldChar w:fldCharType="separate"/>
        </w:r>
        <w:r w:rsidR="00AD60A9">
          <w:rPr>
            <w:noProof/>
          </w:rPr>
          <w:t>11</w:t>
        </w:r>
        <w:r>
          <w:rPr>
            <w:noProof/>
          </w:rPr>
          <w:fldChar w:fldCharType="end"/>
        </w:r>
      </w:p>
    </w:sdtContent>
  </w:sdt>
  <w:p w14:paraId="18CEBF36" w14:textId="77777777" w:rsidR="00C0442D" w:rsidRDefault="00C044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31C84" w14:textId="753153DD" w:rsidR="00C0442D" w:rsidRDefault="00C0442D">
    <w:pPr>
      <w:pStyle w:val="Footer"/>
    </w:pPr>
  </w:p>
  <w:p w14:paraId="5CFEC046" w14:textId="77777777" w:rsidR="00C0442D" w:rsidRDefault="00C044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EED4C" w14:textId="616C9699" w:rsidR="00C0442D" w:rsidRDefault="00C0442D" w:rsidP="002B03CA">
    <w:pPr>
      <w:pStyle w:val="Footer"/>
      <w:jc w:val="center"/>
    </w:pPr>
    <w:r>
      <w:fldChar w:fldCharType="begin"/>
    </w:r>
    <w:r>
      <w:instrText xml:space="preserve"> PAGE   \* MERGEFORMAT </w:instrText>
    </w:r>
    <w:r>
      <w:fldChar w:fldCharType="separate"/>
    </w:r>
    <w:r w:rsidR="00AD60A9">
      <w:rPr>
        <w:noProof/>
      </w:rPr>
      <w:t>0</w:t>
    </w:r>
    <w:r>
      <w:rPr>
        <w:noProof/>
      </w:rPr>
      <w:fldChar w:fldCharType="end"/>
    </w:r>
  </w:p>
  <w:p w14:paraId="4C025A45" w14:textId="77777777" w:rsidR="00C0442D" w:rsidRDefault="00C044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94DEB" w14:textId="77777777" w:rsidR="004D7E9C" w:rsidRDefault="004D7E9C" w:rsidP="00226F8E">
      <w:pPr>
        <w:spacing w:line="240" w:lineRule="auto"/>
      </w:pPr>
      <w:r>
        <w:separator/>
      </w:r>
    </w:p>
  </w:footnote>
  <w:footnote w:type="continuationSeparator" w:id="0">
    <w:p w14:paraId="78A5C375" w14:textId="77777777" w:rsidR="004D7E9C" w:rsidRDefault="004D7E9C" w:rsidP="00226F8E">
      <w:pPr>
        <w:spacing w:line="240" w:lineRule="auto"/>
      </w:pPr>
      <w:r>
        <w:continuationSeparator/>
      </w:r>
    </w:p>
  </w:footnote>
  <w:footnote w:type="continuationNotice" w:id="1">
    <w:p w14:paraId="12593970" w14:textId="77777777" w:rsidR="004D7E9C" w:rsidRDefault="004D7E9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E6779"/>
    <w:multiLevelType w:val="hybridMultilevel"/>
    <w:tmpl w:val="D8BAD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C1DBA"/>
    <w:multiLevelType w:val="hybridMultilevel"/>
    <w:tmpl w:val="C4C079D8"/>
    <w:lvl w:ilvl="0" w:tplc="27C64A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741FD4"/>
    <w:multiLevelType w:val="hybridMultilevel"/>
    <w:tmpl w:val="961E8CE0"/>
    <w:lvl w:ilvl="0" w:tplc="728A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3DF34FD"/>
    <w:multiLevelType w:val="hybridMultilevel"/>
    <w:tmpl w:val="F8E4C61A"/>
    <w:lvl w:ilvl="0" w:tplc="69FC85D6">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FD75FF0"/>
    <w:multiLevelType w:val="hybridMultilevel"/>
    <w:tmpl w:val="6D4A436A"/>
    <w:lvl w:ilvl="0" w:tplc="97EA70F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786B75"/>
    <w:multiLevelType w:val="hybridMultilevel"/>
    <w:tmpl w:val="31888976"/>
    <w:lvl w:ilvl="0" w:tplc="E6BA1016">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F75167"/>
    <w:multiLevelType w:val="hybridMultilevel"/>
    <w:tmpl w:val="EC5ADE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253391684">
    <w:abstractNumId w:val="6"/>
  </w:num>
  <w:num w:numId="2" w16cid:durableId="1869902588">
    <w:abstractNumId w:val="4"/>
  </w:num>
  <w:num w:numId="3" w16cid:durableId="580875014">
    <w:abstractNumId w:val="0"/>
  </w:num>
  <w:num w:numId="4" w16cid:durableId="1497647979">
    <w:abstractNumId w:val="3"/>
  </w:num>
  <w:num w:numId="5" w16cid:durableId="748117360">
    <w:abstractNumId w:val="5"/>
  </w:num>
  <w:num w:numId="6" w16cid:durableId="22479572">
    <w:abstractNumId w:val="2"/>
  </w:num>
  <w:num w:numId="7" w16cid:durableId="95533048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Delene">
    <w15:presenceInfo w15:providerId="Windows Live" w15:userId="59e4d7f9d7b23ae4"/>
  </w15:person>
  <w15:person w15:author="Joseph O'Brien">
    <w15:presenceInfo w15:providerId="None" w15:userId="Joseph O'Brien"/>
  </w15:person>
  <w15:person w15:author="Michael">
    <w15:presenceInfo w15:providerId="Windows Live" w15:userId="8f1d8044a64b1a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9A8"/>
    <w:rsid w:val="00002A4B"/>
    <w:rsid w:val="00003274"/>
    <w:rsid w:val="000032BA"/>
    <w:rsid w:val="00004A81"/>
    <w:rsid w:val="00005217"/>
    <w:rsid w:val="00007E5B"/>
    <w:rsid w:val="000107CD"/>
    <w:rsid w:val="00015E68"/>
    <w:rsid w:val="00016C2A"/>
    <w:rsid w:val="00020F53"/>
    <w:rsid w:val="00022168"/>
    <w:rsid w:val="00022468"/>
    <w:rsid w:val="00024E2C"/>
    <w:rsid w:val="0002763A"/>
    <w:rsid w:val="00030D0C"/>
    <w:rsid w:val="00031D72"/>
    <w:rsid w:val="00032ADE"/>
    <w:rsid w:val="00033292"/>
    <w:rsid w:val="0003359B"/>
    <w:rsid w:val="0003780C"/>
    <w:rsid w:val="0004021D"/>
    <w:rsid w:val="000430D6"/>
    <w:rsid w:val="00050C9B"/>
    <w:rsid w:val="00051C5B"/>
    <w:rsid w:val="000545BE"/>
    <w:rsid w:val="000546CA"/>
    <w:rsid w:val="0005567E"/>
    <w:rsid w:val="000575E5"/>
    <w:rsid w:val="0006132A"/>
    <w:rsid w:val="0006294C"/>
    <w:rsid w:val="00062FE5"/>
    <w:rsid w:val="000649B7"/>
    <w:rsid w:val="00070030"/>
    <w:rsid w:val="00070C8D"/>
    <w:rsid w:val="00073945"/>
    <w:rsid w:val="00073A60"/>
    <w:rsid w:val="00073B9B"/>
    <w:rsid w:val="00074700"/>
    <w:rsid w:val="000749EE"/>
    <w:rsid w:val="00080191"/>
    <w:rsid w:val="00081397"/>
    <w:rsid w:val="00081645"/>
    <w:rsid w:val="00082AA9"/>
    <w:rsid w:val="0008685C"/>
    <w:rsid w:val="0008796D"/>
    <w:rsid w:val="00090F04"/>
    <w:rsid w:val="00092DF5"/>
    <w:rsid w:val="00095CF2"/>
    <w:rsid w:val="000B2C0B"/>
    <w:rsid w:val="000B2F20"/>
    <w:rsid w:val="000B4429"/>
    <w:rsid w:val="000B45B0"/>
    <w:rsid w:val="000B6E0D"/>
    <w:rsid w:val="000C28BD"/>
    <w:rsid w:val="000C376B"/>
    <w:rsid w:val="000C4737"/>
    <w:rsid w:val="000C6493"/>
    <w:rsid w:val="000C7CE4"/>
    <w:rsid w:val="000D5988"/>
    <w:rsid w:val="000D66FC"/>
    <w:rsid w:val="000D6DCE"/>
    <w:rsid w:val="000D7AB8"/>
    <w:rsid w:val="000E00F9"/>
    <w:rsid w:val="000E55DF"/>
    <w:rsid w:val="000E6207"/>
    <w:rsid w:val="000F2E4F"/>
    <w:rsid w:val="000F4D74"/>
    <w:rsid w:val="000F62CF"/>
    <w:rsid w:val="000F6517"/>
    <w:rsid w:val="00104064"/>
    <w:rsid w:val="00111DB9"/>
    <w:rsid w:val="00112208"/>
    <w:rsid w:val="00112EC2"/>
    <w:rsid w:val="00114B01"/>
    <w:rsid w:val="001152EA"/>
    <w:rsid w:val="00117317"/>
    <w:rsid w:val="0012020B"/>
    <w:rsid w:val="001204CD"/>
    <w:rsid w:val="0012080F"/>
    <w:rsid w:val="00121BD9"/>
    <w:rsid w:val="00121F78"/>
    <w:rsid w:val="001224BC"/>
    <w:rsid w:val="00125832"/>
    <w:rsid w:val="00125BF4"/>
    <w:rsid w:val="00130541"/>
    <w:rsid w:val="00130C05"/>
    <w:rsid w:val="00132B67"/>
    <w:rsid w:val="0013319C"/>
    <w:rsid w:val="0013666A"/>
    <w:rsid w:val="001368C0"/>
    <w:rsid w:val="00136DF0"/>
    <w:rsid w:val="00137520"/>
    <w:rsid w:val="00140189"/>
    <w:rsid w:val="00141E4C"/>
    <w:rsid w:val="00151810"/>
    <w:rsid w:val="001533E4"/>
    <w:rsid w:val="001561E2"/>
    <w:rsid w:val="001615B2"/>
    <w:rsid w:val="00161BEB"/>
    <w:rsid w:val="001622FC"/>
    <w:rsid w:val="00167E2D"/>
    <w:rsid w:val="00172A4D"/>
    <w:rsid w:val="00173675"/>
    <w:rsid w:val="00173894"/>
    <w:rsid w:val="001748BF"/>
    <w:rsid w:val="00174918"/>
    <w:rsid w:val="00177890"/>
    <w:rsid w:val="0018077F"/>
    <w:rsid w:val="00182DEB"/>
    <w:rsid w:val="0018464A"/>
    <w:rsid w:val="00185657"/>
    <w:rsid w:val="001859CC"/>
    <w:rsid w:val="00193573"/>
    <w:rsid w:val="00196FE7"/>
    <w:rsid w:val="00197065"/>
    <w:rsid w:val="001A4911"/>
    <w:rsid w:val="001A75EE"/>
    <w:rsid w:val="001A7602"/>
    <w:rsid w:val="001B0C62"/>
    <w:rsid w:val="001B1520"/>
    <w:rsid w:val="001B1E0B"/>
    <w:rsid w:val="001B3830"/>
    <w:rsid w:val="001B3F0F"/>
    <w:rsid w:val="001B6571"/>
    <w:rsid w:val="001B727D"/>
    <w:rsid w:val="001C0399"/>
    <w:rsid w:val="001C0AE9"/>
    <w:rsid w:val="001C1FC0"/>
    <w:rsid w:val="001C6108"/>
    <w:rsid w:val="001C6801"/>
    <w:rsid w:val="001C717D"/>
    <w:rsid w:val="001C7356"/>
    <w:rsid w:val="001D2090"/>
    <w:rsid w:val="001D3571"/>
    <w:rsid w:val="001D3E03"/>
    <w:rsid w:val="001D4278"/>
    <w:rsid w:val="001D78FB"/>
    <w:rsid w:val="001D7E56"/>
    <w:rsid w:val="001E06B2"/>
    <w:rsid w:val="001E3C22"/>
    <w:rsid w:val="001E4F12"/>
    <w:rsid w:val="001E6A34"/>
    <w:rsid w:val="001E7128"/>
    <w:rsid w:val="001F04D7"/>
    <w:rsid w:val="001F07B9"/>
    <w:rsid w:val="001F43FC"/>
    <w:rsid w:val="001F5458"/>
    <w:rsid w:val="00201172"/>
    <w:rsid w:val="00203A0B"/>
    <w:rsid w:val="0020568B"/>
    <w:rsid w:val="00205FFB"/>
    <w:rsid w:val="002132C9"/>
    <w:rsid w:val="002139B1"/>
    <w:rsid w:val="00214A69"/>
    <w:rsid w:val="0021694C"/>
    <w:rsid w:val="00216E7E"/>
    <w:rsid w:val="002172DD"/>
    <w:rsid w:val="0022175E"/>
    <w:rsid w:val="00222BA9"/>
    <w:rsid w:val="00222D9D"/>
    <w:rsid w:val="00224273"/>
    <w:rsid w:val="00224954"/>
    <w:rsid w:val="00226F8E"/>
    <w:rsid w:val="00227CE7"/>
    <w:rsid w:val="00230000"/>
    <w:rsid w:val="00237460"/>
    <w:rsid w:val="00242865"/>
    <w:rsid w:val="00242A09"/>
    <w:rsid w:val="00243F4E"/>
    <w:rsid w:val="0024586F"/>
    <w:rsid w:val="00251214"/>
    <w:rsid w:val="0025299F"/>
    <w:rsid w:val="0025498A"/>
    <w:rsid w:val="002569D7"/>
    <w:rsid w:val="00256E9C"/>
    <w:rsid w:val="002576D8"/>
    <w:rsid w:val="0026019D"/>
    <w:rsid w:val="00262566"/>
    <w:rsid w:val="002661C0"/>
    <w:rsid w:val="00266565"/>
    <w:rsid w:val="0027089B"/>
    <w:rsid w:val="002745EF"/>
    <w:rsid w:val="002757E7"/>
    <w:rsid w:val="00275DC7"/>
    <w:rsid w:val="00277113"/>
    <w:rsid w:val="0028002F"/>
    <w:rsid w:val="002801D0"/>
    <w:rsid w:val="002816E8"/>
    <w:rsid w:val="00283800"/>
    <w:rsid w:val="00284561"/>
    <w:rsid w:val="002855A4"/>
    <w:rsid w:val="00287951"/>
    <w:rsid w:val="002907F7"/>
    <w:rsid w:val="00290839"/>
    <w:rsid w:val="00291D1B"/>
    <w:rsid w:val="0029299A"/>
    <w:rsid w:val="0029374D"/>
    <w:rsid w:val="00293F22"/>
    <w:rsid w:val="002951EC"/>
    <w:rsid w:val="002962A0"/>
    <w:rsid w:val="002A07ED"/>
    <w:rsid w:val="002A2EF4"/>
    <w:rsid w:val="002A50D0"/>
    <w:rsid w:val="002A6E7D"/>
    <w:rsid w:val="002A79C8"/>
    <w:rsid w:val="002B03CA"/>
    <w:rsid w:val="002B2218"/>
    <w:rsid w:val="002B5DA3"/>
    <w:rsid w:val="002B662F"/>
    <w:rsid w:val="002C3D95"/>
    <w:rsid w:val="002C6BFB"/>
    <w:rsid w:val="002C6F40"/>
    <w:rsid w:val="002C7399"/>
    <w:rsid w:val="002D00C1"/>
    <w:rsid w:val="002D03ED"/>
    <w:rsid w:val="002D0787"/>
    <w:rsid w:val="002D1973"/>
    <w:rsid w:val="002D1C95"/>
    <w:rsid w:val="002D2017"/>
    <w:rsid w:val="002D3755"/>
    <w:rsid w:val="002D7698"/>
    <w:rsid w:val="002E01B0"/>
    <w:rsid w:val="002E0616"/>
    <w:rsid w:val="002E0765"/>
    <w:rsid w:val="002E3AB7"/>
    <w:rsid w:val="002E6844"/>
    <w:rsid w:val="002F0337"/>
    <w:rsid w:val="002F04D6"/>
    <w:rsid w:val="002F393C"/>
    <w:rsid w:val="002F5DF0"/>
    <w:rsid w:val="00301FA8"/>
    <w:rsid w:val="00302752"/>
    <w:rsid w:val="003027F6"/>
    <w:rsid w:val="003047A9"/>
    <w:rsid w:val="00305D63"/>
    <w:rsid w:val="00307ABD"/>
    <w:rsid w:val="00307BF2"/>
    <w:rsid w:val="00312863"/>
    <w:rsid w:val="00312A18"/>
    <w:rsid w:val="00314D1D"/>
    <w:rsid w:val="00316249"/>
    <w:rsid w:val="00317861"/>
    <w:rsid w:val="0032263D"/>
    <w:rsid w:val="00322E04"/>
    <w:rsid w:val="0032348C"/>
    <w:rsid w:val="003238D9"/>
    <w:rsid w:val="00323A5E"/>
    <w:rsid w:val="003244B6"/>
    <w:rsid w:val="00324FF2"/>
    <w:rsid w:val="00325286"/>
    <w:rsid w:val="00327D29"/>
    <w:rsid w:val="00330C0F"/>
    <w:rsid w:val="003358B8"/>
    <w:rsid w:val="003369D6"/>
    <w:rsid w:val="00337308"/>
    <w:rsid w:val="003400F6"/>
    <w:rsid w:val="00343E12"/>
    <w:rsid w:val="003453E6"/>
    <w:rsid w:val="00347041"/>
    <w:rsid w:val="00347897"/>
    <w:rsid w:val="00347B2E"/>
    <w:rsid w:val="003516F9"/>
    <w:rsid w:val="003540C9"/>
    <w:rsid w:val="003569F2"/>
    <w:rsid w:val="00361457"/>
    <w:rsid w:val="003626FF"/>
    <w:rsid w:val="00362DB1"/>
    <w:rsid w:val="003632D5"/>
    <w:rsid w:val="003633DD"/>
    <w:rsid w:val="003655E5"/>
    <w:rsid w:val="00366697"/>
    <w:rsid w:val="00370F2B"/>
    <w:rsid w:val="00371E3B"/>
    <w:rsid w:val="0037322C"/>
    <w:rsid w:val="0037333F"/>
    <w:rsid w:val="003735B2"/>
    <w:rsid w:val="0037367F"/>
    <w:rsid w:val="003803E1"/>
    <w:rsid w:val="00385340"/>
    <w:rsid w:val="003858B5"/>
    <w:rsid w:val="00385EEF"/>
    <w:rsid w:val="00386CDB"/>
    <w:rsid w:val="003879A9"/>
    <w:rsid w:val="00390620"/>
    <w:rsid w:val="003919CF"/>
    <w:rsid w:val="00391A3B"/>
    <w:rsid w:val="003945DA"/>
    <w:rsid w:val="00397AA5"/>
    <w:rsid w:val="003A03C8"/>
    <w:rsid w:val="003A1AFA"/>
    <w:rsid w:val="003A4A03"/>
    <w:rsid w:val="003B1C38"/>
    <w:rsid w:val="003B4C50"/>
    <w:rsid w:val="003B51C2"/>
    <w:rsid w:val="003B52DE"/>
    <w:rsid w:val="003B54DB"/>
    <w:rsid w:val="003C0A85"/>
    <w:rsid w:val="003C2F76"/>
    <w:rsid w:val="003C5E7C"/>
    <w:rsid w:val="003C6FAA"/>
    <w:rsid w:val="003D6B4C"/>
    <w:rsid w:val="003D7C43"/>
    <w:rsid w:val="003E2ABF"/>
    <w:rsid w:val="003E2D32"/>
    <w:rsid w:val="003E32B3"/>
    <w:rsid w:val="003E4AF6"/>
    <w:rsid w:val="003E74B3"/>
    <w:rsid w:val="003E781E"/>
    <w:rsid w:val="003F4CCA"/>
    <w:rsid w:val="00401C3F"/>
    <w:rsid w:val="004031ED"/>
    <w:rsid w:val="0040394B"/>
    <w:rsid w:val="00406624"/>
    <w:rsid w:val="00406C8D"/>
    <w:rsid w:val="00410B28"/>
    <w:rsid w:val="0041281D"/>
    <w:rsid w:val="00414C29"/>
    <w:rsid w:val="00415B87"/>
    <w:rsid w:val="00420CBB"/>
    <w:rsid w:val="0042191B"/>
    <w:rsid w:val="00422275"/>
    <w:rsid w:val="004238BC"/>
    <w:rsid w:val="004244DA"/>
    <w:rsid w:val="00424C32"/>
    <w:rsid w:val="00425978"/>
    <w:rsid w:val="0042670F"/>
    <w:rsid w:val="004300A2"/>
    <w:rsid w:val="004314D6"/>
    <w:rsid w:val="00431F79"/>
    <w:rsid w:val="004420A1"/>
    <w:rsid w:val="00442AA5"/>
    <w:rsid w:val="00442B37"/>
    <w:rsid w:val="0044441E"/>
    <w:rsid w:val="00444469"/>
    <w:rsid w:val="00445388"/>
    <w:rsid w:val="0045175A"/>
    <w:rsid w:val="00451DEC"/>
    <w:rsid w:val="00452FB1"/>
    <w:rsid w:val="004537A1"/>
    <w:rsid w:val="00453C29"/>
    <w:rsid w:val="00454D87"/>
    <w:rsid w:val="004609B8"/>
    <w:rsid w:val="00461114"/>
    <w:rsid w:val="004611AB"/>
    <w:rsid w:val="00461BA0"/>
    <w:rsid w:val="00463CB1"/>
    <w:rsid w:val="00465142"/>
    <w:rsid w:val="0047056F"/>
    <w:rsid w:val="00470981"/>
    <w:rsid w:val="00471D26"/>
    <w:rsid w:val="00473343"/>
    <w:rsid w:val="00474D1B"/>
    <w:rsid w:val="00475982"/>
    <w:rsid w:val="00477477"/>
    <w:rsid w:val="00481546"/>
    <w:rsid w:val="00485DF5"/>
    <w:rsid w:val="00486598"/>
    <w:rsid w:val="004903D9"/>
    <w:rsid w:val="00490477"/>
    <w:rsid w:val="0049102E"/>
    <w:rsid w:val="00491848"/>
    <w:rsid w:val="00491968"/>
    <w:rsid w:val="00493479"/>
    <w:rsid w:val="0049493D"/>
    <w:rsid w:val="0049502F"/>
    <w:rsid w:val="00495E1D"/>
    <w:rsid w:val="004A0AF6"/>
    <w:rsid w:val="004A1CE1"/>
    <w:rsid w:val="004A3F30"/>
    <w:rsid w:val="004A7647"/>
    <w:rsid w:val="004B3E49"/>
    <w:rsid w:val="004C01FA"/>
    <w:rsid w:val="004C118B"/>
    <w:rsid w:val="004C1357"/>
    <w:rsid w:val="004C266B"/>
    <w:rsid w:val="004C4AAD"/>
    <w:rsid w:val="004C4AE1"/>
    <w:rsid w:val="004C7157"/>
    <w:rsid w:val="004D0EB6"/>
    <w:rsid w:val="004D1835"/>
    <w:rsid w:val="004D1AD1"/>
    <w:rsid w:val="004D24F2"/>
    <w:rsid w:val="004D3CB5"/>
    <w:rsid w:val="004D3E9F"/>
    <w:rsid w:val="004D4784"/>
    <w:rsid w:val="004D7E9C"/>
    <w:rsid w:val="004E1C37"/>
    <w:rsid w:val="004E3C2D"/>
    <w:rsid w:val="004E621B"/>
    <w:rsid w:val="004E6FE4"/>
    <w:rsid w:val="004F0A1B"/>
    <w:rsid w:val="004F0F98"/>
    <w:rsid w:val="004F2750"/>
    <w:rsid w:val="004F4BDE"/>
    <w:rsid w:val="004F5B92"/>
    <w:rsid w:val="0050083C"/>
    <w:rsid w:val="00502435"/>
    <w:rsid w:val="00502789"/>
    <w:rsid w:val="00503346"/>
    <w:rsid w:val="00503981"/>
    <w:rsid w:val="00503E49"/>
    <w:rsid w:val="005063E2"/>
    <w:rsid w:val="005102B8"/>
    <w:rsid w:val="00511689"/>
    <w:rsid w:val="00512443"/>
    <w:rsid w:val="00512E3E"/>
    <w:rsid w:val="00513D59"/>
    <w:rsid w:val="00514F2D"/>
    <w:rsid w:val="005170FE"/>
    <w:rsid w:val="0052135D"/>
    <w:rsid w:val="0052151A"/>
    <w:rsid w:val="00522A9F"/>
    <w:rsid w:val="005232E7"/>
    <w:rsid w:val="005234CB"/>
    <w:rsid w:val="00524001"/>
    <w:rsid w:val="005243B3"/>
    <w:rsid w:val="00531713"/>
    <w:rsid w:val="00531C28"/>
    <w:rsid w:val="005332A6"/>
    <w:rsid w:val="00535BF1"/>
    <w:rsid w:val="00535CFD"/>
    <w:rsid w:val="00535E1B"/>
    <w:rsid w:val="005366F9"/>
    <w:rsid w:val="00541866"/>
    <w:rsid w:val="00541A7F"/>
    <w:rsid w:val="00541D3A"/>
    <w:rsid w:val="0054331E"/>
    <w:rsid w:val="0054771F"/>
    <w:rsid w:val="0055202A"/>
    <w:rsid w:val="00552D4D"/>
    <w:rsid w:val="00557DA9"/>
    <w:rsid w:val="00560B3F"/>
    <w:rsid w:val="005619C9"/>
    <w:rsid w:val="00562B9E"/>
    <w:rsid w:val="00564F1E"/>
    <w:rsid w:val="0057201C"/>
    <w:rsid w:val="00576263"/>
    <w:rsid w:val="005764B6"/>
    <w:rsid w:val="0057752D"/>
    <w:rsid w:val="00577CB3"/>
    <w:rsid w:val="00584C7B"/>
    <w:rsid w:val="005855D5"/>
    <w:rsid w:val="00586E23"/>
    <w:rsid w:val="00593276"/>
    <w:rsid w:val="005A13A6"/>
    <w:rsid w:val="005A3417"/>
    <w:rsid w:val="005A5F33"/>
    <w:rsid w:val="005A6517"/>
    <w:rsid w:val="005A7837"/>
    <w:rsid w:val="005B32D4"/>
    <w:rsid w:val="005B4214"/>
    <w:rsid w:val="005B7084"/>
    <w:rsid w:val="005C15A9"/>
    <w:rsid w:val="005C35CA"/>
    <w:rsid w:val="005C4EB8"/>
    <w:rsid w:val="005C52A5"/>
    <w:rsid w:val="005C53BB"/>
    <w:rsid w:val="005C68CF"/>
    <w:rsid w:val="005C6FDB"/>
    <w:rsid w:val="005C7B3A"/>
    <w:rsid w:val="005D1B39"/>
    <w:rsid w:val="005D5413"/>
    <w:rsid w:val="005D5457"/>
    <w:rsid w:val="005D73EA"/>
    <w:rsid w:val="005D79ED"/>
    <w:rsid w:val="005E02EF"/>
    <w:rsid w:val="005E4BBC"/>
    <w:rsid w:val="005E5A23"/>
    <w:rsid w:val="005E713E"/>
    <w:rsid w:val="005E75D3"/>
    <w:rsid w:val="005F0CCA"/>
    <w:rsid w:val="005F38D4"/>
    <w:rsid w:val="005F5301"/>
    <w:rsid w:val="005F7A8D"/>
    <w:rsid w:val="00601823"/>
    <w:rsid w:val="006031ED"/>
    <w:rsid w:val="0060497F"/>
    <w:rsid w:val="00605D75"/>
    <w:rsid w:val="00605D86"/>
    <w:rsid w:val="00606B71"/>
    <w:rsid w:val="0060720C"/>
    <w:rsid w:val="00607C4E"/>
    <w:rsid w:val="00611C44"/>
    <w:rsid w:val="006134B5"/>
    <w:rsid w:val="00616B65"/>
    <w:rsid w:val="00617926"/>
    <w:rsid w:val="00621402"/>
    <w:rsid w:val="0062283A"/>
    <w:rsid w:val="00623504"/>
    <w:rsid w:val="00624C6D"/>
    <w:rsid w:val="006306B8"/>
    <w:rsid w:val="006312BD"/>
    <w:rsid w:val="00635F02"/>
    <w:rsid w:val="0064069E"/>
    <w:rsid w:val="0064380C"/>
    <w:rsid w:val="00643ECC"/>
    <w:rsid w:val="00645706"/>
    <w:rsid w:val="0064579B"/>
    <w:rsid w:val="0064683E"/>
    <w:rsid w:val="00647996"/>
    <w:rsid w:val="00651733"/>
    <w:rsid w:val="0065212F"/>
    <w:rsid w:val="006521A8"/>
    <w:rsid w:val="006552DA"/>
    <w:rsid w:val="00655B06"/>
    <w:rsid w:val="00656329"/>
    <w:rsid w:val="00657647"/>
    <w:rsid w:val="006576AB"/>
    <w:rsid w:val="00661832"/>
    <w:rsid w:val="00662987"/>
    <w:rsid w:val="0066425A"/>
    <w:rsid w:val="00665640"/>
    <w:rsid w:val="00665897"/>
    <w:rsid w:val="00666E0F"/>
    <w:rsid w:val="006714C4"/>
    <w:rsid w:val="0067335E"/>
    <w:rsid w:val="0067627D"/>
    <w:rsid w:val="00676E26"/>
    <w:rsid w:val="00680872"/>
    <w:rsid w:val="00680FAD"/>
    <w:rsid w:val="00690451"/>
    <w:rsid w:val="00690B12"/>
    <w:rsid w:val="00691D9C"/>
    <w:rsid w:val="00693091"/>
    <w:rsid w:val="00693EC2"/>
    <w:rsid w:val="00696B07"/>
    <w:rsid w:val="006972EB"/>
    <w:rsid w:val="006A71BD"/>
    <w:rsid w:val="006B377B"/>
    <w:rsid w:val="006B3930"/>
    <w:rsid w:val="006C1B4B"/>
    <w:rsid w:val="006C2527"/>
    <w:rsid w:val="006C27C5"/>
    <w:rsid w:val="006C2DC6"/>
    <w:rsid w:val="006C3767"/>
    <w:rsid w:val="006C37D7"/>
    <w:rsid w:val="006C4649"/>
    <w:rsid w:val="006C6CC4"/>
    <w:rsid w:val="006D01A4"/>
    <w:rsid w:val="006D0DB5"/>
    <w:rsid w:val="006D6610"/>
    <w:rsid w:val="006D7AD5"/>
    <w:rsid w:val="006E1954"/>
    <w:rsid w:val="006E1F54"/>
    <w:rsid w:val="006E2FB6"/>
    <w:rsid w:val="006E3A86"/>
    <w:rsid w:val="006E3F49"/>
    <w:rsid w:val="006E59F9"/>
    <w:rsid w:val="006F22E4"/>
    <w:rsid w:val="006F2D4E"/>
    <w:rsid w:val="006F343F"/>
    <w:rsid w:val="006F4DA5"/>
    <w:rsid w:val="006F5B3C"/>
    <w:rsid w:val="006F609B"/>
    <w:rsid w:val="006F6B51"/>
    <w:rsid w:val="006F74D2"/>
    <w:rsid w:val="007018DA"/>
    <w:rsid w:val="00703448"/>
    <w:rsid w:val="00703666"/>
    <w:rsid w:val="007040F4"/>
    <w:rsid w:val="00705D9C"/>
    <w:rsid w:val="00705DA2"/>
    <w:rsid w:val="0070794E"/>
    <w:rsid w:val="00710667"/>
    <w:rsid w:val="00713A56"/>
    <w:rsid w:val="00713CCB"/>
    <w:rsid w:val="007149D7"/>
    <w:rsid w:val="00717756"/>
    <w:rsid w:val="00722EA5"/>
    <w:rsid w:val="00724CDB"/>
    <w:rsid w:val="007303EC"/>
    <w:rsid w:val="00730AAF"/>
    <w:rsid w:val="007317ED"/>
    <w:rsid w:val="007324BC"/>
    <w:rsid w:val="00732725"/>
    <w:rsid w:val="007335DC"/>
    <w:rsid w:val="0073384F"/>
    <w:rsid w:val="00734B73"/>
    <w:rsid w:val="00737400"/>
    <w:rsid w:val="00740BDD"/>
    <w:rsid w:val="00742BA8"/>
    <w:rsid w:val="007442C5"/>
    <w:rsid w:val="00744FBD"/>
    <w:rsid w:val="007464BB"/>
    <w:rsid w:val="00746A60"/>
    <w:rsid w:val="00752925"/>
    <w:rsid w:val="0075353E"/>
    <w:rsid w:val="00753761"/>
    <w:rsid w:val="00754144"/>
    <w:rsid w:val="00760989"/>
    <w:rsid w:val="00761BA7"/>
    <w:rsid w:val="007620AE"/>
    <w:rsid w:val="007622B4"/>
    <w:rsid w:val="00763594"/>
    <w:rsid w:val="007728AE"/>
    <w:rsid w:val="007728D0"/>
    <w:rsid w:val="00773979"/>
    <w:rsid w:val="00773B14"/>
    <w:rsid w:val="00773CCC"/>
    <w:rsid w:val="0077434D"/>
    <w:rsid w:val="00777F1E"/>
    <w:rsid w:val="007821DB"/>
    <w:rsid w:val="007824E7"/>
    <w:rsid w:val="007835BE"/>
    <w:rsid w:val="00784CDB"/>
    <w:rsid w:val="00785BE3"/>
    <w:rsid w:val="0079229C"/>
    <w:rsid w:val="00793D68"/>
    <w:rsid w:val="007977D7"/>
    <w:rsid w:val="007A0183"/>
    <w:rsid w:val="007A24F6"/>
    <w:rsid w:val="007A293B"/>
    <w:rsid w:val="007C175F"/>
    <w:rsid w:val="007C3C7D"/>
    <w:rsid w:val="007C6154"/>
    <w:rsid w:val="007C6E8B"/>
    <w:rsid w:val="007C7BBA"/>
    <w:rsid w:val="007D06D1"/>
    <w:rsid w:val="007D3183"/>
    <w:rsid w:val="007D46C9"/>
    <w:rsid w:val="007E3F21"/>
    <w:rsid w:val="007E5282"/>
    <w:rsid w:val="007E7147"/>
    <w:rsid w:val="007E7847"/>
    <w:rsid w:val="007F0EEF"/>
    <w:rsid w:val="007F2A86"/>
    <w:rsid w:val="007F2E97"/>
    <w:rsid w:val="007F4190"/>
    <w:rsid w:val="007F727D"/>
    <w:rsid w:val="007F7ADA"/>
    <w:rsid w:val="00801300"/>
    <w:rsid w:val="008016CB"/>
    <w:rsid w:val="00802A15"/>
    <w:rsid w:val="008030BE"/>
    <w:rsid w:val="00811A26"/>
    <w:rsid w:val="008142FD"/>
    <w:rsid w:val="00814F70"/>
    <w:rsid w:val="00817D6B"/>
    <w:rsid w:val="008204EA"/>
    <w:rsid w:val="00820C91"/>
    <w:rsid w:val="00821644"/>
    <w:rsid w:val="008224B7"/>
    <w:rsid w:val="00822E43"/>
    <w:rsid w:val="00823DC3"/>
    <w:rsid w:val="00827E2D"/>
    <w:rsid w:val="008325EC"/>
    <w:rsid w:val="00832920"/>
    <w:rsid w:val="008337A8"/>
    <w:rsid w:val="008341C1"/>
    <w:rsid w:val="00834399"/>
    <w:rsid w:val="00837DDB"/>
    <w:rsid w:val="0084213A"/>
    <w:rsid w:val="0084629C"/>
    <w:rsid w:val="0085484D"/>
    <w:rsid w:val="00854E9C"/>
    <w:rsid w:val="00855BCE"/>
    <w:rsid w:val="008560FC"/>
    <w:rsid w:val="00856BAC"/>
    <w:rsid w:val="00857261"/>
    <w:rsid w:val="008572E0"/>
    <w:rsid w:val="00857F1D"/>
    <w:rsid w:val="00860CD1"/>
    <w:rsid w:val="00860E63"/>
    <w:rsid w:val="00862144"/>
    <w:rsid w:val="0086230D"/>
    <w:rsid w:val="00863C27"/>
    <w:rsid w:val="00864A02"/>
    <w:rsid w:val="00867ADD"/>
    <w:rsid w:val="00877B9C"/>
    <w:rsid w:val="008852EB"/>
    <w:rsid w:val="00886BE7"/>
    <w:rsid w:val="008872CE"/>
    <w:rsid w:val="00887699"/>
    <w:rsid w:val="008934B8"/>
    <w:rsid w:val="008942C6"/>
    <w:rsid w:val="00895A12"/>
    <w:rsid w:val="008A0314"/>
    <w:rsid w:val="008A1786"/>
    <w:rsid w:val="008A35C9"/>
    <w:rsid w:val="008A361F"/>
    <w:rsid w:val="008A66DF"/>
    <w:rsid w:val="008A7C5D"/>
    <w:rsid w:val="008B0461"/>
    <w:rsid w:val="008B2BF3"/>
    <w:rsid w:val="008B378D"/>
    <w:rsid w:val="008B7EE0"/>
    <w:rsid w:val="008C052B"/>
    <w:rsid w:val="008C13B9"/>
    <w:rsid w:val="008C1ECD"/>
    <w:rsid w:val="008C3648"/>
    <w:rsid w:val="008C3C88"/>
    <w:rsid w:val="008C53A7"/>
    <w:rsid w:val="008C72F6"/>
    <w:rsid w:val="008C750D"/>
    <w:rsid w:val="008D150E"/>
    <w:rsid w:val="008D1703"/>
    <w:rsid w:val="008D24D3"/>
    <w:rsid w:val="008D3228"/>
    <w:rsid w:val="008D3F59"/>
    <w:rsid w:val="008D5D62"/>
    <w:rsid w:val="008D6412"/>
    <w:rsid w:val="008D6A23"/>
    <w:rsid w:val="008D7C21"/>
    <w:rsid w:val="008D7C53"/>
    <w:rsid w:val="008E04E3"/>
    <w:rsid w:val="008E2AD3"/>
    <w:rsid w:val="008E6F2E"/>
    <w:rsid w:val="008F0E12"/>
    <w:rsid w:val="008F42B4"/>
    <w:rsid w:val="008F50E6"/>
    <w:rsid w:val="008F5AEB"/>
    <w:rsid w:val="0090032F"/>
    <w:rsid w:val="00900D85"/>
    <w:rsid w:val="009128E1"/>
    <w:rsid w:val="00912FDC"/>
    <w:rsid w:val="009164CD"/>
    <w:rsid w:val="009168F3"/>
    <w:rsid w:val="00917A44"/>
    <w:rsid w:val="009204AA"/>
    <w:rsid w:val="009212C5"/>
    <w:rsid w:val="00921885"/>
    <w:rsid w:val="00923D8B"/>
    <w:rsid w:val="0092525B"/>
    <w:rsid w:val="00925BFC"/>
    <w:rsid w:val="00931DDE"/>
    <w:rsid w:val="00931FF2"/>
    <w:rsid w:val="00932456"/>
    <w:rsid w:val="009329E5"/>
    <w:rsid w:val="00932CBC"/>
    <w:rsid w:val="00934475"/>
    <w:rsid w:val="009345B6"/>
    <w:rsid w:val="00934D86"/>
    <w:rsid w:val="00935116"/>
    <w:rsid w:val="00935478"/>
    <w:rsid w:val="0093659F"/>
    <w:rsid w:val="00937247"/>
    <w:rsid w:val="00940519"/>
    <w:rsid w:val="009434BE"/>
    <w:rsid w:val="00943639"/>
    <w:rsid w:val="009476D2"/>
    <w:rsid w:val="00951944"/>
    <w:rsid w:val="00953547"/>
    <w:rsid w:val="00953E44"/>
    <w:rsid w:val="00954C3A"/>
    <w:rsid w:val="00962546"/>
    <w:rsid w:val="00962EB3"/>
    <w:rsid w:val="00964DD3"/>
    <w:rsid w:val="0097178B"/>
    <w:rsid w:val="00973035"/>
    <w:rsid w:val="00974327"/>
    <w:rsid w:val="00980CCE"/>
    <w:rsid w:val="009852A2"/>
    <w:rsid w:val="00985549"/>
    <w:rsid w:val="00986FC6"/>
    <w:rsid w:val="0099138E"/>
    <w:rsid w:val="0099251C"/>
    <w:rsid w:val="00992AB4"/>
    <w:rsid w:val="00995502"/>
    <w:rsid w:val="00997F2E"/>
    <w:rsid w:val="009A1040"/>
    <w:rsid w:val="009A21F8"/>
    <w:rsid w:val="009A226F"/>
    <w:rsid w:val="009B194C"/>
    <w:rsid w:val="009B34AE"/>
    <w:rsid w:val="009B43BB"/>
    <w:rsid w:val="009C1DAE"/>
    <w:rsid w:val="009C41B0"/>
    <w:rsid w:val="009C49F0"/>
    <w:rsid w:val="009C4E25"/>
    <w:rsid w:val="009C6C34"/>
    <w:rsid w:val="009C7558"/>
    <w:rsid w:val="009D0F5D"/>
    <w:rsid w:val="009D0FAC"/>
    <w:rsid w:val="009D1448"/>
    <w:rsid w:val="009D1FA1"/>
    <w:rsid w:val="009D255A"/>
    <w:rsid w:val="009D304B"/>
    <w:rsid w:val="009D388B"/>
    <w:rsid w:val="009D5F30"/>
    <w:rsid w:val="009D6EB0"/>
    <w:rsid w:val="009E1D9D"/>
    <w:rsid w:val="009E3F00"/>
    <w:rsid w:val="009E4069"/>
    <w:rsid w:val="009E4671"/>
    <w:rsid w:val="009F62FB"/>
    <w:rsid w:val="009F7530"/>
    <w:rsid w:val="00A03163"/>
    <w:rsid w:val="00A04B56"/>
    <w:rsid w:val="00A04E52"/>
    <w:rsid w:val="00A0756A"/>
    <w:rsid w:val="00A075B7"/>
    <w:rsid w:val="00A10108"/>
    <w:rsid w:val="00A117C0"/>
    <w:rsid w:val="00A13134"/>
    <w:rsid w:val="00A1340E"/>
    <w:rsid w:val="00A138F8"/>
    <w:rsid w:val="00A13FDA"/>
    <w:rsid w:val="00A14B94"/>
    <w:rsid w:val="00A15425"/>
    <w:rsid w:val="00A15B0C"/>
    <w:rsid w:val="00A16255"/>
    <w:rsid w:val="00A164C4"/>
    <w:rsid w:val="00A17026"/>
    <w:rsid w:val="00A17634"/>
    <w:rsid w:val="00A20DE9"/>
    <w:rsid w:val="00A21427"/>
    <w:rsid w:val="00A22E10"/>
    <w:rsid w:val="00A23272"/>
    <w:rsid w:val="00A2526C"/>
    <w:rsid w:val="00A316EC"/>
    <w:rsid w:val="00A31DA5"/>
    <w:rsid w:val="00A329F5"/>
    <w:rsid w:val="00A36038"/>
    <w:rsid w:val="00A373BA"/>
    <w:rsid w:val="00A411B1"/>
    <w:rsid w:val="00A430BB"/>
    <w:rsid w:val="00A45F61"/>
    <w:rsid w:val="00A47377"/>
    <w:rsid w:val="00A50A92"/>
    <w:rsid w:val="00A550EC"/>
    <w:rsid w:val="00A55361"/>
    <w:rsid w:val="00A55FAA"/>
    <w:rsid w:val="00A56648"/>
    <w:rsid w:val="00A60315"/>
    <w:rsid w:val="00A607C2"/>
    <w:rsid w:val="00A624AA"/>
    <w:rsid w:val="00A63F2B"/>
    <w:rsid w:val="00A6554A"/>
    <w:rsid w:val="00A71AAD"/>
    <w:rsid w:val="00A720F5"/>
    <w:rsid w:val="00A76574"/>
    <w:rsid w:val="00A76BFE"/>
    <w:rsid w:val="00A803A8"/>
    <w:rsid w:val="00A8065B"/>
    <w:rsid w:val="00A819B3"/>
    <w:rsid w:val="00A81F4B"/>
    <w:rsid w:val="00A85865"/>
    <w:rsid w:val="00A86FF0"/>
    <w:rsid w:val="00A87E1C"/>
    <w:rsid w:val="00A93146"/>
    <w:rsid w:val="00A931F4"/>
    <w:rsid w:val="00AA16CB"/>
    <w:rsid w:val="00AA1EE8"/>
    <w:rsid w:val="00AA2398"/>
    <w:rsid w:val="00AA31FD"/>
    <w:rsid w:val="00AA3302"/>
    <w:rsid w:val="00AA3427"/>
    <w:rsid w:val="00AA4A4C"/>
    <w:rsid w:val="00AA6B25"/>
    <w:rsid w:val="00AA6E3A"/>
    <w:rsid w:val="00AA7B2F"/>
    <w:rsid w:val="00AB008F"/>
    <w:rsid w:val="00AB06E3"/>
    <w:rsid w:val="00AB1D3E"/>
    <w:rsid w:val="00AB2F69"/>
    <w:rsid w:val="00AB3919"/>
    <w:rsid w:val="00AB3A61"/>
    <w:rsid w:val="00AB470F"/>
    <w:rsid w:val="00AB66F3"/>
    <w:rsid w:val="00AC11C8"/>
    <w:rsid w:val="00AC31C2"/>
    <w:rsid w:val="00AC4957"/>
    <w:rsid w:val="00AC7D2D"/>
    <w:rsid w:val="00AD05FB"/>
    <w:rsid w:val="00AD2EC7"/>
    <w:rsid w:val="00AD49B4"/>
    <w:rsid w:val="00AD60A9"/>
    <w:rsid w:val="00AD6110"/>
    <w:rsid w:val="00AD6373"/>
    <w:rsid w:val="00AD650F"/>
    <w:rsid w:val="00AE12FB"/>
    <w:rsid w:val="00AE29DE"/>
    <w:rsid w:val="00AE3C51"/>
    <w:rsid w:val="00AE6F96"/>
    <w:rsid w:val="00AF03B0"/>
    <w:rsid w:val="00AF21E0"/>
    <w:rsid w:val="00AF23FB"/>
    <w:rsid w:val="00AF3A4D"/>
    <w:rsid w:val="00AF54C4"/>
    <w:rsid w:val="00B01337"/>
    <w:rsid w:val="00B01626"/>
    <w:rsid w:val="00B07C79"/>
    <w:rsid w:val="00B10267"/>
    <w:rsid w:val="00B129F2"/>
    <w:rsid w:val="00B1327D"/>
    <w:rsid w:val="00B2139A"/>
    <w:rsid w:val="00B23DA1"/>
    <w:rsid w:val="00B25BDF"/>
    <w:rsid w:val="00B333FF"/>
    <w:rsid w:val="00B36F82"/>
    <w:rsid w:val="00B37783"/>
    <w:rsid w:val="00B3784C"/>
    <w:rsid w:val="00B4210E"/>
    <w:rsid w:val="00B42209"/>
    <w:rsid w:val="00B450A6"/>
    <w:rsid w:val="00B46965"/>
    <w:rsid w:val="00B46AE2"/>
    <w:rsid w:val="00B47CFB"/>
    <w:rsid w:val="00B534FD"/>
    <w:rsid w:val="00B5538B"/>
    <w:rsid w:val="00B641EB"/>
    <w:rsid w:val="00B649C7"/>
    <w:rsid w:val="00B64CB8"/>
    <w:rsid w:val="00B6526E"/>
    <w:rsid w:val="00B664A6"/>
    <w:rsid w:val="00B70514"/>
    <w:rsid w:val="00B70B1B"/>
    <w:rsid w:val="00B70C37"/>
    <w:rsid w:val="00B71EF3"/>
    <w:rsid w:val="00B73DDE"/>
    <w:rsid w:val="00B758D0"/>
    <w:rsid w:val="00B759BD"/>
    <w:rsid w:val="00B75A3D"/>
    <w:rsid w:val="00B80480"/>
    <w:rsid w:val="00B805CF"/>
    <w:rsid w:val="00B82F27"/>
    <w:rsid w:val="00B85B6D"/>
    <w:rsid w:val="00B87FB1"/>
    <w:rsid w:val="00B90039"/>
    <w:rsid w:val="00B926C5"/>
    <w:rsid w:val="00B93AEE"/>
    <w:rsid w:val="00B93F72"/>
    <w:rsid w:val="00B9536C"/>
    <w:rsid w:val="00B97431"/>
    <w:rsid w:val="00B9765F"/>
    <w:rsid w:val="00BA0A10"/>
    <w:rsid w:val="00BA1289"/>
    <w:rsid w:val="00BA1A01"/>
    <w:rsid w:val="00BA49DC"/>
    <w:rsid w:val="00BA5EC6"/>
    <w:rsid w:val="00BA6809"/>
    <w:rsid w:val="00BB07A9"/>
    <w:rsid w:val="00BB3299"/>
    <w:rsid w:val="00BB452F"/>
    <w:rsid w:val="00BB7A73"/>
    <w:rsid w:val="00BC1525"/>
    <w:rsid w:val="00BC222B"/>
    <w:rsid w:val="00BC3D65"/>
    <w:rsid w:val="00BC5230"/>
    <w:rsid w:val="00BC69F6"/>
    <w:rsid w:val="00BC72AF"/>
    <w:rsid w:val="00BD2651"/>
    <w:rsid w:val="00BD3F8D"/>
    <w:rsid w:val="00BD3FB5"/>
    <w:rsid w:val="00BE0D56"/>
    <w:rsid w:val="00BE3E65"/>
    <w:rsid w:val="00BE5A6D"/>
    <w:rsid w:val="00BE5C78"/>
    <w:rsid w:val="00BE6E16"/>
    <w:rsid w:val="00BF28AC"/>
    <w:rsid w:val="00BF3E67"/>
    <w:rsid w:val="00BF5716"/>
    <w:rsid w:val="00BF66B8"/>
    <w:rsid w:val="00BF6DBC"/>
    <w:rsid w:val="00C012C2"/>
    <w:rsid w:val="00C0233C"/>
    <w:rsid w:val="00C0442D"/>
    <w:rsid w:val="00C0569E"/>
    <w:rsid w:val="00C10226"/>
    <w:rsid w:val="00C10638"/>
    <w:rsid w:val="00C11344"/>
    <w:rsid w:val="00C11485"/>
    <w:rsid w:val="00C1190E"/>
    <w:rsid w:val="00C11E3E"/>
    <w:rsid w:val="00C123DE"/>
    <w:rsid w:val="00C12BCF"/>
    <w:rsid w:val="00C13BA2"/>
    <w:rsid w:val="00C14FA2"/>
    <w:rsid w:val="00C15F24"/>
    <w:rsid w:val="00C20351"/>
    <w:rsid w:val="00C20426"/>
    <w:rsid w:val="00C26F23"/>
    <w:rsid w:val="00C27453"/>
    <w:rsid w:val="00C275EC"/>
    <w:rsid w:val="00C31E85"/>
    <w:rsid w:val="00C33156"/>
    <w:rsid w:val="00C33EC3"/>
    <w:rsid w:val="00C3723A"/>
    <w:rsid w:val="00C37475"/>
    <w:rsid w:val="00C376A6"/>
    <w:rsid w:val="00C421B0"/>
    <w:rsid w:val="00C422DB"/>
    <w:rsid w:val="00C43991"/>
    <w:rsid w:val="00C4495A"/>
    <w:rsid w:val="00C45578"/>
    <w:rsid w:val="00C45605"/>
    <w:rsid w:val="00C4605E"/>
    <w:rsid w:val="00C527C5"/>
    <w:rsid w:val="00C53E97"/>
    <w:rsid w:val="00C541C2"/>
    <w:rsid w:val="00C55051"/>
    <w:rsid w:val="00C56C41"/>
    <w:rsid w:val="00C63FEA"/>
    <w:rsid w:val="00C650FF"/>
    <w:rsid w:val="00C6528F"/>
    <w:rsid w:val="00C66AFE"/>
    <w:rsid w:val="00C705A4"/>
    <w:rsid w:val="00C720F2"/>
    <w:rsid w:val="00C722B5"/>
    <w:rsid w:val="00C72D1D"/>
    <w:rsid w:val="00C75668"/>
    <w:rsid w:val="00C75E3A"/>
    <w:rsid w:val="00C852EE"/>
    <w:rsid w:val="00C901F7"/>
    <w:rsid w:val="00C91C66"/>
    <w:rsid w:val="00CA0CD1"/>
    <w:rsid w:val="00CA197D"/>
    <w:rsid w:val="00CA21F0"/>
    <w:rsid w:val="00CA5834"/>
    <w:rsid w:val="00CA59A8"/>
    <w:rsid w:val="00CA73A0"/>
    <w:rsid w:val="00CA7D26"/>
    <w:rsid w:val="00CB1160"/>
    <w:rsid w:val="00CB183A"/>
    <w:rsid w:val="00CB1D14"/>
    <w:rsid w:val="00CB31BF"/>
    <w:rsid w:val="00CB3E0A"/>
    <w:rsid w:val="00CB4256"/>
    <w:rsid w:val="00CB523F"/>
    <w:rsid w:val="00CB5DC4"/>
    <w:rsid w:val="00CB7B7B"/>
    <w:rsid w:val="00CC041A"/>
    <w:rsid w:val="00CC1E79"/>
    <w:rsid w:val="00CC6242"/>
    <w:rsid w:val="00CC6B28"/>
    <w:rsid w:val="00CD7271"/>
    <w:rsid w:val="00CD7548"/>
    <w:rsid w:val="00CE0225"/>
    <w:rsid w:val="00CE2985"/>
    <w:rsid w:val="00CE473B"/>
    <w:rsid w:val="00CE7F62"/>
    <w:rsid w:val="00CF1E62"/>
    <w:rsid w:val="00CF24B8"/>
    <w:rsid w:val="00CF674F"/>
    <w:rsid w:val="00CF7A37"/>
    <w:rsid w:val="00CF7D55"/>
    <w:rsid w:val="00D041F3"/>
    <w:rsid w:val="00D0499C"/>
    <w:rsid w:val="00D06041"/>
    <w:rsid w:val="00D06089"/>
    <w:rsid w:val="00D07B58"/>
    <w:rsid w:val="00D130E0"/>
    <w:rsid w:val="00D1344A"/>
    <w:rsid w:val="00D1359F"/>
    <w:rsid w:val="00D14912"/>
    <w:rsid w:val="00D21310"/>
    <w:rsid w:val="00D223B6"/>
    <w:rsid w:val="00D230C4"/>
    <w:rsid w:val="00D26C1E"/>
    <w:rsid w:val="00D310AC"/>
    <w:rsid w:val="00D32B34"/>
    <w:rsid w:val="00D33524"/>
    <w:rsid w:val="00D3489A"/>
    <w:rsid w:val="00D35416"/>
    <w:rsid w:val="00D36BC6"/>
    <w:rsid w:val="00D36EEB"/>
    <w:rsid w:val="00D379FD"/>
    <w:rsid w:val="00D40C12"/>
    <w:rsid w:val="00D431B9"/>
    <w:rsid w:val="00D4340B"/>
    <w:rsid w:val="00D4624A"/>
    <w:rsid w:val="00D471F6"/>
    <w:rsid w:val="00D50E28"/>
    <w:rsid w:val="00D51590"/>
    <w:rsid w:val="00D525D5"/>
    <w:rsid w:val="00D57211"/>
    <w:rsid w:val="00D61030"/>
    <w:rsid w:val="00D632FE"/>
    <w:rsid w:val="00D6355D"/>
    <w:rsid w:val="00D63E59"/>
    <w:rsid w:val="00D66555"/>
    <w:rsid w:val="00D67611"/>
    <w:rsid w:val="00D73C38"/>
    <w:rsid w:val="00D740C2"/>
    <w:rsid w:val="00D74D37"/>
    <w:rsid w:val="00D755A6"/>
    <w:rsid w:val="00D81420"/>
    <w:rsid w:val="00D83BDD"/>
    <w:rsid w:val="00D8617B"/>
    <w:rsid w:val="00D90009"/>
    <w:rsid w:val="00D91AC8"/>
    <w:rsid w:val="00D933A2"/>
    <w:rsid w:val="00D93677"/>
    <w:rsid w:val="00D95B66"/>
    <w:rsid w:val="00DA08DC"/>
    <w:rsid w:val="00DA176E"/>
    <w:rsid w:val="00DA1E8D"/>
    <w:rsid w:val="00DA2423"/>
    <w:rsid w:val="00DA3390"/>
    <w:rsid w:val="00DA4F27"/>
    <w:rsid w:val="00DA6224"/>
    <w:rsid w:val="00DA6588"/>
    <w:rsid w:val="00DA6A7A"/>
    <w:rsid w:val="00DA6F93"/>
    <w:rsid w:val="00DA712F"/>
    <w:rsid w:val="00DA7A29"/>
    <w:rsid w:val="00DB03CB"/>
    <w:rsid w:val="00DB057A"/>
    <w:rsid w:val="00DB1C47"/>
    <w:rsid w:val="00DB3366"/>
    <w:rsid w:val="00DB36F8"/>
    <w:rsid w:val="00DB51AF"/>
    <w:rsid w:val="00DC049E"/>
    <w:rsid w:val="00DC0F47"/>
    <w:rsid w:val="00DC1336"/>
    <w:rsid w:val="00DC2196"/>
    <w:rsid w:val="00DC220C"/>
    <w:rsid w:val="00DC27BD"/>
    <w:rsid w:val="00DC2CDB"/>
    <w:rsid w:val="00DC3177"/>
    <w:rsid w:val="00DC3A7B"/>
    <w:rsid w:val="00DC3F04"/>
    <w:rsid w:val="00DC42D4"/>
    <w:rsid w:val="00DC7090"/>
    <w:rsid w:val="00DD04C4"/>
    <w:rsid w:val="00DD158D"/>
    <w:rsid w:val="00DD184F"/>
    <w:rsid w:val="00DD2D60"/>
    <w:rsid w:val="00DE1ACF"/>
    <w:rsid w:val="00DE31D1"/>
    <w:rsid w:val="00DE6238"/>
    <w:rsid w:val="00DF1DD3"/>
    <w:rsid w:val="00DF22F9"/>
    <w:rsid w:val="00DF3B6D"/>
    <w:rsid w:val="00DF3DE8"/>
    <w:rsid w:val="00DF59FC"/>
    <w:rsid w:val="00DF5AED"/>
    <w:rsid w:val="00DF5EB2"/>
    <w:rsid w:val="00E01852"/>
    <w:rsid w:val="00E0369D"/>
    <w:rsid w:val="00E04532"/>
    <w:rsid w:val="00E079ED"/>
    <w:rsid w:val="00E1032F"/>
    <w:rsid w:val="00E10D4E"/>
    <w:rsid w:val="00E12414"/>
    <w:rsid w:val="00E12BB5"/>
    <w:rsid w:val="00E136EF"/>
    <w:rsid w:val="00E13CC2"/>
    <w:rsid w:val="00E14483"/>
    <w:rsid w:val="00E14F42"/>
    <w:rsid w:val="00E158B9"/>
    <w:rsid w:val="00E17411"/>
    <w:rsid w:val="00E23359"/>
    <w:rsid w:val="00E24F50"/>
    <w:rsid w:val="00E31212"/>
    <w:rsid w:val="00E31E5F"/>
    <w:rsid w:val="00E33D32"/>
    <w:rsid w:val="00E3586C"/>
    <w:rsid w:val="00E369D6"/>
    <w:rsid w:val="00E377C8"/>
    <w:rsid w:val="00E37A15"/>
    <w:rsid w:val="00E40031"/>
    <w:rsid w:val="00E40076"/>
    <w:rsid w:val="00E409BB"/>
    <w:rsid w:val="00E40E52"/>
    <w:rsid w:val="00E41CEE"/>
    <w:rsid w:val="00E46CFE"/>
    <w:rsid w:val="00E46D22"/>
    <w:rsid w:val="00E47CC5"/>
    <w:rsid w:val="00E50A08"/>
    <w:rsid w:val="00E52596"/>
    <w:rsid w:val="00E52C34"/>
    <w:rsid w:val="00E53562"/>
    <w:rsid w:val="00E53D57"/>
    <w:rsid w:val="00E54E0D"/>
    <w:rsid w:val="00E578D6"/>
    <w:rsid w:val="00E600B8"/>
    <w:rsid w:val="00E63969"/>
    <w:rsid w:val="00E6514E"/>
    <w:rsid w:val="00E6681C"/>
    <w:rsid w:val="00E670F1"/>
    <w:rsid w:val="00E703E8"/>
    <w:rsid w:val="00E7289D"/>
    <w:rsid w:val="00E72FEE"/>
    <w:rsid w:val="00E75A53"/>
    <w:rsid w:val="00E833EB"/>
    <w:rsid w:val="00E84045"/>
    <w:rsid w:val="00E845B4"/>
    <w:rsid w:val="00E873C3"/>
    <w:rsid w:val="00E90E3D"/>
    <w:rsid w:val="00E93800"/>
    <w:rsid w:val="00E93B99"/>
    <w:rsid w:val="00E944BE"/>
    <w:rsid w:val="00E965B5"/>
    <w:rsid w:val="00E97404"/>
    <w:rsid w:val="00EA0250"/>
    <w:rsid w:val="00EA3D88"/>
    <w:rsid w:val="00EA7D27"/>
    <w:rsid w:val="00EB20A3"/>
    <w:rsid w:val="00EB4674"/>
    <w:rsid w:val="00EB4D7B"/>
    <w:rsid w:val="00EB67A2"/>
    <w:rsid w:val="00EC0DDA"/>
    <w:rsid w:val="00EC14AA"/>
    <w:rsid w:val="00EC1824"/>
    <w:rsid w:val="00EC204B"/>
    <w:rsid w:val="00EC247E"/>
    <w:rsid w:val="00EC51DB"/>
    <w:rsid w:val="00EC5C0E"/>
    <w:rsid w:val="00EC62D3"/>
    <w:rsid w:val="00ED10D8"/>
    <w:rsid w:val="00ED1B34"/>
    <w:rsid w:val="00ED323F"/>
    <w:rsid w:val="00ED4E61"/>
    <w:rsid w:val="00ED6108"/>
    <w:rsid w:val="00EE0DEC"/>
    <w:rsid w:val="00EE6772"/>
    <w:rsid w:val="00EE6F96"/>
    <w:rsid w:val="00EF1C6B"/>
    <w:rsid w:val="00EF258D"/>
    <w:rsid w:val="00EF31B9"/>
    <w:rsid w:val="00EF4BE5"/>
    <w:rsid w:val="00F002BB"/>
    <w:rsid w:val="00F00614"/>
    <w:rsid w:val="00F04479"/>
    <w:rsid w:val="00F07DF0"/>
    <w:rsid w:val="00F10F3A"/>
    <w:rsid w:val="00F11225"/>
    <w:rsid w:val="00F1156D"/>
    <w:rsid w:val="00F12702"/>
    <w:rsid w:val="00F12792"/>
    <w:rsid w:val="00F135E1"/>
    <w:rsid w:val="00F15C83"/>
    <w:rsid w:val="00F16B73"/>
    <w:rsid w:val="00F172DB"/>
    <w:rsid w:val="00F212DF"/>
    <w:rsid w:val="00F228C2"/>
    <w:rsid w:val="00F231A7"/>
    <w:rsid w:val="00F24066"/>
    <w:rsid w:val="00F24D40"/>
    <w:rsid w:val="00F27BFE"/>
    <w:rsid w:val="00F27D2A"/>
    <w:rsid w:val="00F33639"/>
    <w:rsid w:val="00F344C1"/>
    <w:rsid w:val="00F34C41"/>
    <w:rsid w:val="00F37EB6"/>
    <w:rsid w:val="00F40334"/>
    <w:rsid w:val="00F40722"/>
    <w:rsid w:val="00F408AE"/>
    <w:rsid w:val="00F4140B"/>
    <w:rsid w:val="00F43180"/>
    <w:rsid w:val="00F47ADD"/>
    <w:rsid w:val="00F541ED"/>
    <w:rsid w:val="00F60F1D"/>
    <w:rsid w:val="00F6438D"/>
    <w:rsid w:val="00F647EF"/>
    <w:rsid w:val="00F729ED"/>
    <w:rsid w:val="00F73444"/>
    <w:rsid w:val="00F737FA"/>
    <w:rsid w:val="00F7384A"/>
    <w:rsid w:val="00F76843"/>
    <w:rsid w:val="00F7736F"/>
    <w:rsid w:val="00F77427"/>
    <w:rsid w:val="00F7799B"/>
    <w:rsid w:val="00F801E2"/>
    <w:rsid w:val="00F80E20"/>
    <w:rsid w:val="00F819E9"/>
    <w:rsid w:val="00F82469"/>
    <w:rsid w:val="00F82F2A"/>
    <w:rsid w:val="00F85994"/>
    <w:rsid w:val="00F86B31"/>
    <w:rsid w:val="00F86D1F"/>
    <w:rsid w:val="00F87769"/>
    <w:rsid w:val="00F90AE8"/>
    <w:rsid w:val="00F916A5"/>
    <w:rsid w:val="00F9238D"/>
    <w:rsid w:val="00F92BF5"/>
    <w:rsid w:val="00F93904"/>
    <w:rsid w:val="00F97421"/>
    <w:rsid w:val="00FA08F7"/>
    <w:rsid w:val="00FA1064"/>
    <w:rsid w:val="00FA227D"/>
    <w:rsid w:val="00FA2BAD"/>
    <w:rsid w:val="00FA3CFC"/>
    <w:rsid w:val="00FA427F"/>
    <w:rsid w:val="00FA491A"/>
    <w:rsid w:val="00FA6AF6"/>
    <w:rsid w:val="00FB59F2"/>
    <w:rsid w:val="00FC26F1"/>
    <w:rsid w:val="00FC285C"/>
    <w:rsid w:val="00FC3466"/>
    <w:rsid w:val="00FC36DD"/>
    <w:rsid w:val="00FC3CF9"/>
    <w:rsid w:val="00FC481E"/>
    <w:rsid w:val="00FC6235"/>
    <w:rsid w:val="00FC639D"/>
    <w:rsid w:val="00FC7456"/>
    <w:rsid w:val="00FC7C26"/>
    <w:rsid w:val="00FD04E7"/>
    <w:rsid w:val="00FD1E7A"/>
    <w:rsid w:val="00FD338A"/>
    <w:rsid w:val="00FD3D9A"/>
    <w:rsid w:val="00FD4A82"/>
    <w:rsid w:val="00FD6D84"/>
    <w:rsid w:val="00FE0AAF"/>
    <w:rsid w:val="00FE0B97"/>
    <w:rsid w:val="00FE1FDD"/>
    <w:rsid w:val="00FE28D6"/>
    <w:rsid w:val="00FE3B80"/>
    <w:rsid w:val="00FE591C"/>
    <w:rsid w:val="00FE7D29"/>
    <w:rsid w:val="00FF0F67"/>
    <w:rsid w:val="00FF1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7A2DC8"/>
  <w15:chartTrackingRefBased/>
  <w15:docId w15:val="{E6B07BEB-5C6F-4D7C-8A5E-01EB638C1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issertation Normal"/>
    <w:qFormat/>
    <w:rsid w:val="00C0442D"/>
    <w:pPr>
      <w:spacing w:after="0" w:line="480" w:lineRule="auto"/>
      <w:ind w:firstLine="346"/>
      <w:jc w:val="both"/>
      <w:pPrChange w:id="0" w:author="David Delene" w:date="2022-05-18T16:23:00Z">
        <w:pPr>
          <w:spacing w:line="480" w:lineRule="auto"/>
        </w:pPr>
      </w:pPrChange>
    </w:pPr>
    <w:rPr>
      <w:rFonts w:ascii="Times New Roman" w:hAnsi="Times New Roman"/>
      <w:color w:val="000000" w:themeColor="text1"/>
      <w:sz w:val="24"/>
      <w:rPrChange w:id="0" w:author="David Delene" w:date="2022-05-18T16:23:00Z">
        <w:rPr>
          <w:rFonts w:eastAsiaTheme="minorHAnsi" w:cstheme="minorBidi"/>
          <w:color w:val="000000" w:themeColor="text1"/>
          <w:sz w:val="24"/>
          <w:szCs w:val="22"/>
          <w:lang w:val="en-US" w:eastAsia="en-US" w:bidi="ar-SA"/>
        </w:rPr>
      </w:rPrChange>
    </w:rPr>
  </w:style>
  <w:style w:type="paragraph" w:styleId="Heading2">
    <w:name w:val="heading 2"/>
    <w:basedOn w:val="Normal"/>
    <w:next w:val="Normal"/>
    <w:link w:val="Heading2Char"/>
    <w:uiPriority w:val="9"/>
    <w:unhideWhenUsed/>
    <w:qFormat/>
    <w:rsid w:val="00513D59"/>
    <w:pPr>
      <w:spacing w:after="160" w:line="240" w:lineRule="auto"/>
      <w:jc w:val="center"/>
      <w:outlineLvl w:val="1"/>
    </w:pPr>
    <w:rPr>
      <w:rFonts w:cs="Times New Roman"/>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sertationOpenning">
    <w:name w:val="Dissertation Openning"/>
    <w:basedOn w:val="Normal"/>
    <w:link w:val="DissertationOpenningChar"/>
    <w:qFormat/>
    <w:rsid w:val="00C0442D"/>
    <w:pPr>
      <w:spacing w:line="240" w:lineRule="auto"/>
      <w:ind w:firstLine="0"/>
      <w:jc w:val="center"/>
      <w:pPrChange w:id="1" w:author="David Delene" w:date="2022-05-18T16:23:00Z">
        <w:pPr>
          <w:ind w:firstLine="346"/>
          <w:jc w:val="center"/>
        </w:pPr>
      </w:pPrChange>
    </w:pPr>
    <w:rPr>
      <w:rPrChange w:id="1" w:author="David Delene" w:date="2022-05-18T16:23:00Z">
        <w:rPr>
          <w:rFonts w:eastAsiaTheme="minorHAnsi" w:cstheme="minorBidi"/>
          <w:color w:val="000000" w:themeColor="text1"/>
          <w:sz w:val="24"/>
          <w:szCs w:val="22"/>
          <w:lang w:val="en-US" w:eastAsia="en-US" w:bidi="ar-SA"/>
        </w:rPr>
      </w:rPrChange>
    </w:rPr>
  </w:style>
  <w:style w:type="paragraph" w:styleId="Header">
    <w:name w:val="header"/>
    <w:basedOn w:val="Normal"/>
    <w:link w:val="HeaderChar"/>
    <w:uiPriority w:val="99"/>
    <w:unhideWhenUsed/>
    <w:rsid w:val="00226F8E"/>
    <w:pPr>
      <w:tabs>
        <w:tab w:val="center" w:pos="4680"/>
        <w:tab w:val="right" w:pos="9360"/>
      </w:tabs>
      <w:spacing w:line="240" w:lineRule="auto"/>
    </w:pPr>
  </w:style>
  <w:style w:type="character" w:customStyle="1" w:styleId="DissertationOpenningChar">
    <w:name w:val="Dissertation Openning Char"/>
    <w:basedOn w:val="DefaultParagraphFont"/>
    <w:link w:val="DissertationOpenning"/>
    <w:rsid w:val="00C0442D"/>
    <w:rPr>
      <w:rFonts w:ascii="Times New Roman" w:hAnsi="Times New Roman"/>
      <w:color w:val="000000" w:themeColor="text1"/>
      <w:sz w:val="24"/>
    </w:rPr>
  </w:style>
  <w:style w:type="character" w:customStyle="1" w:styleId="HeaderChar">
    <w:name w:val="Header Char"/>
    <w:basedOn w:val="DefaultParagraphFont"/>
    <w:link w:val="Header"/>
    <w:uiPriority w:val="99"/>
    <w:rsid w:val="00226F8E"/>
    <w:rPr>
      <w:rFonts w:ascii="Times New Roman" w:hAnsi="Times New Roman"/>
      <w:color w:val="000000" w:themeColor="text1"/>
      <w:sz w:val="24"/>
    </w:rPr>
  </w:style>
  <w:style w:type="paragraph" w:styleId="Footer">
    <w:name w:val="footer"/>
    <w:basedOn w:val="Normal"/>
    <w:link w:val="FooterChar"/>
    <w:uiPriority w:val="99"/>
    <w:unhideWhenUsed/>
    <w:rsid w:val="00226F8E"/>
    <w:pPr>
      <w:tabs>
        <w:tab w:val="center" w:pos="4680"/>
        <w:tab w:val="right" w:pos="9360"/>
      </w:tabs>
      <w:spacing w:line="240" w:lineRule="auto"/>
    </w:pPr>
  </w:style>
  <w:style w:type="character" w:customStyle="1" w:styleId="FooterChar">
    <w:name w:val="Footer Char"/>
    <w:basedOn w:val="DefaultParagraphFont"/>
    <w:link w:val="Footer"/>
    <w:uiPriority w:val="99"/>
    <w:rsid w:val="00226F8E"/>
    <w:rPr>
      <w:rFonts w:ascii="Times New Roman" w:hAnsi="Times New Roman"/>
      <w:color w:val="000000" w:themeColor="text1"/>
      <w:sz w:val="24"/>
    </w:rPr>
  </w:style>
  <w:style w:type="paragraph" w:customStyle="1" w:styleId="SIgnaturePage">
    <w:name w:val="SIgnature Page"/>
    <w:basedOn w:val="DissertationOpenning"/>
    <w:link w:val="SIgnaturePageChar"/>
    <w:qFormat/>
    <w:rsid w:val="00513D59"/>
    <w:pPr>
      <w:spacing w:after="100" w:afterAutospacing="1"/>
    </w:pPr>
  </w:style>
  <w:style w:type="character" w:customStyle="1" w:styleId="Heading2Char">
    <w:name w:val="Heading 2 Char"/>
    <w:basedOn w:val="DefaultParagraphFont"/>
    <w:link w:val="Heading2"/>
    <w:uiPriority w:val="9"/>
    <w:rsid w:val="00513D59"/>
    <w:rPr>
      <w:rFonts w:ascii="Times New Roman" w:hAnsi="Times New Roman" w:cs="Times New Roman"/>
      <w:sz w:val="24"/>
      <w:szCs w:val="24"/>
    </w:rPr>
  </w:style>
  <w:style w:type="character" w:customStyle="1" w:styleId="SIgnaturePageChar">
    <w:name w:val="SIgnature Page Char"/>
    <w:basedOn w:val="DissertationOpenningChar"/>
    <w:link w:val="SIgnaturePage"/>
    <w:rsid w:val="00513D59"/>
    <w:rPr>
      <w:rFonts w:ascii="Times New Roman" w:hAnsi="Times New Roman"/>
      <w:color w:val="000000" w:themeColor="text1"/>
      <w:sz w:val="24"/>
    </w:rPr>
  </w:style>
  <w:style w:type="paragraph" w:customStyle="1" w:styleId="DissertationTables">
    <w:name w:val="Dissertation Tables"/>
    <w:basedOn w:val="DissertationOpenning"/>
    <w:link w:val="DissertationTablesChar"/>
    <w:qFormat/>
    <w:rsid w:val="0002763A"/>
    <w:pPr>
      <w:spacing w:after="120"/>
      <w:ind w:left="720" w:right="1440"/>
    </w:pPr>
  </w:style>
  <w:style w:type="paragraph" w:styleId="NoSpacing">
    <w:name w:val="No Spacing"/>
    <w:basedOn w:val="Standard"/>
    <w:uiPriority w:val="1"/>
    <w:qFormat/>
    <w:rsid w:val="006714C4"/>
    <w:rPr>
      <w:rFonts w:ascii="Times New Roman" w:hAnsi="Times New Roman" w:cs="Times New Roman"/>
    </w:rPr>
  </w:style>
  <w:style w:type="character" w:customStyle="1" w:styleId="DissertationTablesChar">
    <w:name w:val="Dissertation Tables Char"/>
    <w:basedOn w:val="DissertationOpenningChar"/>
    <w:link w:val="DissertationTables"/>
    <w:rsid w:val="0002763A"/>
    <w:rPr>
      <w:rFonts w:ascii="Times New Roman" w:hAnsi="Times New Roman"/>
      <w:color w:val="000000" w:themeColor="text1"/>
      <w:sz w:val="24"/>
    </w:rPr>
  </w:style>
  <w:style w:type="paragraph" w:styleId="ListParagraph">
    <w:name w:val="List Paragraph"/>
    <w:basedOn w:val="Normal"/>
    <w:uiPriority w:val="34"/>
    <w:qFormat/>
    <w:rsid w:val="00B5538B"/>
    <w:pPr>
      <w:ind w:left="720"/>
      <w:contextualSpacing/>
    </w:pPr>
  </w:style>
  <w:style w:type="character" w:styleId="LineNumber">
    <w:name w:val="line number"/>
    <w:basedOn w:val="DefaultParagraphFont"/>
    <w:uiPriority w:val="99"/>
    <w:semiHidden/>
    <w:unhideWhenUsed/>
    <w:rsid w:val="00A47377"/>
  </w:style>
  <w:style w:type="table" w:styleId="TableGrid">
    <w:name w:val="Table Grid"/>
    <w:basedOn w:val="TableNormal"/>
    <w:uiPriority w:val="39"/>
    <w:rsid w:val="00917A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17A44"/>
    <w:rPr>
      <w:color w:val="808080"/>
    </w:rPr>
  </w:style>
  <w:style w:type="paragraph" w:customStyle="1" w:styleId="Standard">
    <w:name w:val="Standard"/>
    <w:rsid w:val="00F60F1D"/>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styleId="Bibliography">
    <w:name w:val="Bibliography"/>
    <w:basedOn w:val="Normal"/>
    <w:next w:val="Normal"/>
    <w:uiPriority w:val="37"/>
    <w:unhideWhenUsed/>
    <w:rsid w:val="00E369D6"/>
  </w:style>
  <w:style w:type="character" w:styleId="CommentReference">
    <w:name w:val="annotation reference"/>
    <w:basedOn w:val="DefaultParagraphFont"/>
    <w:uiPriority w:val="99"/>
    <w:semiHidden/>
    <w:unhideWhenUsed/>
    <w:rsid w:val="004F4BDE"/>
    <w:rPr>
      <w:sz w:val="16"/>
      <w:szCs w:val="16"/>
    </w:rPr>
  </w:style>
  <w:style w:type="paragraph" w:styleId="CommentText">
    <w:name w:val="annotation text"/>
    <w:basedOn w:val="Normal"/>
    <w:link w:val="CommentTextChar"/>
    <w:uiPriority w:val="99"/>
    <w:semiHidden/>
    <w:unhideWhenUsed/>
    <w:rsid w:val="004F4BDE"/>
    <w:pPr>
      <w:spacing w:line="240" w:lineRule="auto"/>
    </w:pPr>
    <w:rPr>
      <w:sz w:val="20"/>
      <w:szCs w:val="20"/>
    </w:rPr>
  </w:style>
  <w:style w:type="character" w:customStyle="1" w:styleId="CommentTextChar">
    <w:name w:val="Comment Text Char"/>
    <w:basedOn w:val="DefaultParagraphFont"/>
    <w:link w:val="CommentText"/>
    <w:uiPriority w:val="99"/>
    <w:semiHidden/>
    <w:rsid w:val="004F4BDE"/>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4F4BDE"/>
    <w:rPr>
      <w:b/>
      <w:bCs/>
    </w:rPr>
  </w:style>
  <w:style w:type="character" w:customStyle="1" w:styleId="CommentSubjectChar">
    <w:name w:val="Comment Subject Char"/>
    <w:basedOn w:val="CommentTextChar"/>
    <w:link w:val="CommentSubject"/>
    <w:uiPriority w:val="99"/>
    <w:semiHidden/>
    <w:rsid w:val="004F4BDE"/>
    <w:rPr>
      <w:rFonts w:ascii="Times New Roman" w:hAnsi="Times New Roman"/>
      <w:b/>
      <w:bCs/>
      <w:color w:val="000000" w:themeColor="text1"/>
      <w:sz w:val="20"/>
      <w:szCs w:val="20"/>
    </w:rPr>
  </w:style>
  <w:style w:type="paragraph" w:styleId="Caption">
    <w:name w:val="caption"/>
    <w:basedOn w:val="Normal"/>
    <w:next w:val="Normal"/>
    <w:uiPriority w:val="35"/>
    <w:unhideWhenUsed/>
    <w:qFormat/>
    <w:rsid w:val="00E47CC5"/>
    <w:pPr>
      <w:spacing w:after="200" w:line="240" w:lineRule="auto"/>
    </w:pPr>
    <w:rPr>
      <w:i/>
      <w:iCs/>
      <w:color w:val="44546A" w:themeColor="text2"/>
      <w:sz w:val="18"/>
      <w:szCs w:val="18"/>
    </w:rPr>
  </w:style>
  <w:style w:type="paragraph" w:styleId="NormalWeb">
    <w:name w:val="Normal (Web)"/>
    <w:basedOn w:val="Normal"/>
    <w:uiPriority w:val="99"/>
    <w:semiHidden/>
    <w:unhideWhenUsed/>
    <w:rsid w:val="00BC1525"/>
    <w:pPr>
      <w:spacing w:before="100" w:beforeAutospacing="1" w:after="100" w:afterAutospacing="1" w:line="240" w:lineRule="auto"/>
    </w:pPr>
    <w:rPr>
      <w:rFonts w:eastAsia="Times New Roman" w:cs="Times New Roman"/>
      <w:color w:val="auto"/>
      <w:szCs w:val="24"/>
    </w:rPr>
  </w:style>
  <w:style w:type="paragraph" w:styleId="BalloonText">
    <w:name w:val="Balloon Text"/>
    <w:basedOn w:val="Normal"/>
    <w:link w:val="BalloonTextChar"/>
    <w:uiPriority w:val="99"/>
    <w:semiHidden/>
    <w:unhideWhenUsed/>
    <w:rsid w:val="006714C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14C4"/>
    <w:rPr>
      <w:rFonts w:ascii="Segoe UI" w:hAnsi="Segoe UI" w:cs="Segoe UI"/>
      <w:color w:val="000000" w:themeColor="text1"/>
      <w:sz w:val="18"/>
      <w:szCs w:val="18"/>
    </w:rPr>
  </w:style>
  <w:style w:type="paragraph" w:styleId="Revision">
    <w:name w:val="Revision"/>
    <w:hidden/>
    <w:uiPriority w:val="99"/>
    <w:semiHidden/>
    <w:rsid w:val="006714C4"/>
    <w:pPr>
      <w:spacing w:after="0" w:line="240" w:lineRule="auto"/>
    </w:pPr>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0089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2.xml"/><Relationship Id="rId14" Type="http://schemas.microsoft.com/office/2018/08/relationships/commentsExtensible" Target="commentsExtensible.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C551E-F0FC-44B2-BA0E-1E4B6CCB3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31288</Words>
  <Characters>178344</Characters>
  <Application>Microsoft Office Word</Application>
  <DocSecurity>0</DocSecurity>
  <Lines>1486</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O'Brien</dc:creator>
  <cp:keywords/>
  <dc:description/>
  <cp:lastModifiedBy>O'Brien, Joseph</cp:lastModifiedBy>
  <cp:revision>2</cp:revision>
  <dcterms:created xsi:type="dcterms:W3CDTF">2022-08-31T22:37:00Z</dcterms:created>
  <dcterms:modified xsi:type="dcterms:W3CDTF">2022-08-31T22:37:00Z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id="Dt7K4R5Z"/&gt;&lt;style id="http://www.zotero.org/styles/american-meteorological-society"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